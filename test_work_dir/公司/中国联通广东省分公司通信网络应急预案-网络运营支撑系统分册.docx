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F11F"/>
    <w:p w14:paraId="1ABDF9E8"/>
    <w:p w14:paraId="2AB73643">
      <w:pPr>
        <w:pStyle w:val="9"/>
        <w:spacing w:before="250" w:line="360" w:lineRule="auto"/>
        <w:ind w:left="0" w:leftChars="0" w:firstLine="0" w:firstLineChars="0"/>
        <w:jc w:val="center"/>
        <w:outlineLvl w:val="0"/>
        <w:rPr>
          <w:rFonts w:hint="eastAsia" w:ascii="宋体" w:hAnsi="宋体" w:eastAsia="宋体" w:cs="宋体"/>
          <w:b/>
          <w:bCs/>
          <w:spacing w:val="-16"/>
          <w:sz w:val="52"/>
          <w:szCs w:val="52"/>
          <w:lang w:val="en-US" w:eastAsia="zh-CN"/>
        </w:rPr>
      </w:pPr>
      <w:bookmarkStart w:id="0" w:name="_Toc3008"/>
      <w:bookmarkStart w:id="1" w:name="_Toc28123"/>
      <w:bookmarkStart w:id="2" w:name="_Toc15713"/>
      <w:bookmarkStart w:id="3" w:name="_Toc19844"/>
      <w:bookmarkStart w:id="4" w:name="_Toc12084"/>
      <w:bookmarkStart w:id="5" w:name="_Toc22281"/>
      <w:bookmarkStart w:id="6" w:name="_Toc1640"/>
      <w:bookmarkStart w:id="7" w:name="_Toc23701"/>
      <w:r>
        <w:rPr>
          <w:rFonts w:hint="eastAsia" w:ascii="宋体" w:hAnsi="宋体" w:eastAsia="宋体" w:cs="宋体"/>
          <w:b/>
          <w:sz w:val="52"/>
          <w:szCs w:val="52"/>
          <w:lang w:eastAsia="zh-CN"/>
        </w:rPr>
        <w:t>中国联通广东省分公司</w:t>
      </w:r>
      <w:r>
        <w:rPr>
          <w:rFonts w:hint="eastAsia" w:ascii="宋体" w:hAnsi="宋体" w:eastAsia="宋体" w:cs="宋体"/>
          <w:b/>
          <w:bCs/>
          <w:spacing w:val="-16"/>
          <w:sz w:val="52"/>
          <w:szCs w:val="52"/>
          <w:lang w:val="en-US" w:eastAsia="zh-CN"/>
        </w:rPr>
        <w:t>通信网络应急预案</w:t>
      </w:r>
      <w:bookmarkEnd w:id="0"/>
      <w:bookmarkEnd w:id="1"/>
      <w:bookmarkEnd w:id="2"/>
      <w:bookmarkEnd w:id="3"/>
      <w:bookmarkEnd w:id="4"/>
      <w:bookmarkEnd w:id="5"/>
      <w:bookmarkEnd w:id="6"/>
      <w:bookmarkStart w:id="8" w:name="_Toc22477"/>
      <w:bookmarkStart w:id="9" w:name="_Toc10816"/>
      <w:bookmarkStart w:id="10" w:name="_Toc15768"/>
      <w:bookmarkStart w:id="11" w:name="_Toc3417"/>
      <w:bookmarkStart w:id="12" w:name="_Toc27745"/>
      <w:bookmarkStart w:id="13" w:name="_Toc18173"/>
      <w:bookmarkStart w:id="14" w:name="_Toc22645"/>
      <w:r>
        <w:rPr>
          <w:rFonts w:hint="eastAsia" w:ascii="宋体" w:hAnsi="宋体" w:eastAsia="宋体" w:cs="宋体"/>
          <w:b/>
          <w:bCs/>
          <w:spacing w:val="-16"/>
          <w:sz w:val="52"/>
          <w:szCs w:val="52"/>
          <w:lang w:val="en-US" w:eastAsia="zh-CN"/>
        </w:rPr>
        <w:t>-网络运营支撑系统分册</w:t>
      </w:r>
      <w:bookmarkEnd w:id="7"/>
      <w:bookmarkEnd w:id="8"/>
      <w:bookmarkEnd w:id="9"/>
      <w:bookmarkEnd w:id="10"/>
      <w:bookmarkEnd w:id="11"/>
      <w:bookmarkEnd w:id="12"/>
      <w:bookmarkEnd w:id="13"/>
      <w:bookmarkEnd w:id="14"/>
    </w:p>
    <w:p w14:paraId="5B6CD121">
      <w:pPr>
        <w:pStyle w:val="9"/>
        <w:numPr>
          <w:ilvl w:val="0"/>
          <w:numId w:val="0"/>
        </w:numPr>
        <w:spacing w:before="250" w:line="360" w:lineRule="auto"/>
        <w:ind w:left="0" w:leftChars="0" w:firstLine="0" w:firstLineChars="0"/>
        <w:jc w:val="center"/>
        <w:outlineLvl w:val="9"/>
        <w:rPr>
          <w:rFonts w:hint="eastAsia" w:ascii="宋体" w:hAnsi="宋体" w:eastAsia="宋体" w:cs="宋体"/>
          <w:b/>
          <w:bCs/>
          <w:spacing w:val="-16"/>
          <w:sz w:val="36"/>
          <w:szCs w:val="36"/>
          <w:lang w:val="en-US" w:eastAsia="zh-CN"/>
        </w:rPr>
      </w:pPr>
      <w:bookmarkStart w:id="15" w:name="_Toc9440"/>
      <w:bookmarkStart w:id="16" w:name="_Toc6091"/>
      <w:bookmarkStart w:id="17" w:name="_Toc19415"/>
      <w:bookmarkStart w:id="18" w:name="_Toc4124"/>
      <w:bookmarkStart w:id="19" w:name="_Toc13221"/>
      <w:r>
        <w:rPr>
          <w:rFonts w:hint="eastAsia" w:ascii="宋体" w:hAnsi="宋体" w:eastAsia="宋体" w:cs="宋体"/>
          <w:b/>
          <w:bCs/>
          <w:spacing w:val="-16"/>
          <w:sz w:val="36"/>
          <w:szCs w:val="36"/>
          <w:lang w:val="en-US" w:eastAsia="zh-CN"/>
        </w:rPr>
        <w:t>（</w:t>
      </w:r>
      <w:r>
        <w:rPr>
          <w:rFonts w:hint="eastAsia" w:ascii="宋体" w:hAnsi="宋体"/>
          <w:b/>
          <w:bCs/>
          <w:sz w:val="36"/>
          <w:szCs w:val="36"/>
          <w:lang w:eastAsia="zh-CN"/>
        </w:rPr>
        <w:t>2026</w:t>
      </w:r>
      <w:r>
        <w:rPr>
          <w:rFonts w:hint="eastAsia" w:ascii="宋体" w:hAnsi="宋体" w:eastAsia="宋体" w:cs="宋体"/>
          <w:b/>
          <w:bCs/>
          <w:sz w:val="36"/>
          <w:szCs w:val="36"/>
          <w:lang w:val="en-US" w:eastAsia="zh-CN"/>
        </w:rPr>
        <w:t>年</w:t>
      </w:r>
      <w:r>
        <w:rPr>
          <w:rFonts w:hint="eastAsia" w:ascii="宋体" w:hAnsi="宋体"/>
          <w:b/>
          <w:bCs/>
          <w:sz w:val="36"/>
          <w:szCs w:val="36"/>
          <w:lang w:eastAsia="zh-CN"/>
        </w:rPr>
        <w:t>版</w:t>
      </w:r>
      <w:r>
        <w:rPr>
          <w:rFonts w:hint="eastAsia" w:ascii="宋体" w:hAnsi="宋体" w:eastAsia="宋体" w:cs="宋体"/>
          <w:b/>
          <w:bCs/>
          <w:spacing w:val="-16"/>
          <w:sz w:val="36"/>
          <w:szCs w:val="36"/>
          <w:lang w:val="en-US" w:eastAsia="zh-CN"/>
        </w:rPr>
        <w:t>）</w:t>
      </w:r>
      <w:bookmarkEnd w:id="15"/>
      <w:bookmarkEnd w:id="16"/>
      <w:bookmarkEnd w:id="17"/>
      <w:bookmarkEnd w:id="18"/>
      <w:bookmarkEnd w:id="19"/>
    </w:p>
    <w:p w14:paraId="7283FA73">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438F79EB">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170E3FFA">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45774271">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5EDA4CAF">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49B5F26A">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0387128D">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3B723630">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29F63A17">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395DFEA8">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79E188CD">
      <w:pPr>
        <w:pStyle w:val="9"/>
        <w:numPr>
          <w:ilvl w:val="0"/>
          <w:numId w:val="0"/>
        </w:numPr>
        <w:spacing w:before="250" w:line="217" w:lineRule="auto"/>
        <w:ind w:leftChars="0"/>
        <w:jc w:val="center"/>
        <w:outlineLvl w:val="9"/>
        <w:rPr>
          <w:rFonts w:hint="eastAsia"/>
          <w:b/>
          <w:bCs/>
          <w:spacing w:val="-16"/>
          <w:sz w:val="36"/>
          <w:szCs w:val="36"/>
          <w:lang w:val="en-US" w:eastAsia="zh-CN"/>
        </w:rPr>
      </w:pPr>
    </w:p>
    <w:p w14:paraId="1FF3C5DF">
      <w:pPr>
        <w:pStyle w:val="9"/>
        <w:spacing w:before="200" w:line="222" w:lineRule="auto"/>
        <w:ind w:left="0" w:leftChars="0" w:firstLine="0" w:firstLineChars="0"/>
        <w:jc w:val="center"/>
        <w:outlineLvl w:val="9"/>
        <w:rPr>
          <w:rFonts w:hint="eastAsia" w:ascii="宋体" w:hAnsi="宋体" w:eastAsia="宋体" w:cs="宋体"/>
          <w:b/>
          <w:bCs/>
          <w:lang w:val="en-US" w:eastAsia="zh-CN"/>
        </w:rPr>
      </w:pPr>
      <w:bookmarkStart w:id="20" w:name="_Toc31801"/>
      <w:bookmarkStart w:id="21" w:name="_Toc27677"/>
      <w:bookmarkStart w:id="22" w:name="_Toc26277"/>
      <w:bookmarkStart w:id="23" w:name="_Toc10095"/>
      <w:bookmarkStart w:id="24" w:name="_Toc989"/>
      <w:bookmarkStart w:id="25" w:name="_Toc7832"/>
      <w:bookmarkStart w:id="26" w:name="_Toc32763"/>
      <w:r>
        <w:rPr>
          <w:rFonts w:hint="eastAsia" w:ascii="宋体" w:hAnsi="宋体" w:eastAsia="宋体" w:cs="宋体"/>
          <w:b/>
          <w:bCs/>
          <w:spacing w:val="4"/>
        </w:rPr>
        <w:t>中国联合网络通信有限公司</w:t>
      </w:r>
      <w:r>
        <w:rPr>
          <w:rFonts w:hint="eastAsia" w:ascii="宋体" w:hAnsi="宋体" w:eastAsia="宋体" w:cs="宋体"/>
          <w:b/>
          <w:bCs/>
          <w:spacing w:val="4"/>
          <w:lang w:val="en-US" w:eastAsia="zh-CN"/>
        </w:rPr>
        <w:t>广东省分公司</w:t>
      </w:r>
      <w:bookmarkEnd w:id="20"/>
      <w:bookmarkEnd w:id="21"/>
      <w:bookmarkEnd w:id="22"/>
      <w:bookmarkEnd w:id="23"/>
      <w:bookmarkEnd w:id="24"/>
      <w:bookmarkEnd w:id="25"/>
      <w:bookmarkEnd w:id="26"/>
    </w:p>
    <w:p w14:paraId="159A955A">
      <w:pPr>
        <w:pStyle w:val="9"/>
        <w:spacing w:before="252" w:line="222" w:lineRule="auto"/>
        <w:ind w:left="0" w:leftChars="0" w:firstLine="0" w:firstLineChars="0"/>
        <w:jc w:val="center"/>
        <w:outlineLvl w:val="9"/>
        <w:rPr>
          <w:rFonts w:hint="eastAsia" w:ascii="宋体" w:hAnsi="宋体" w:eastAsia="宋体" w:cs="宋体"/>
          <w:b/>
          <w:bCs/>
        </w:rPr>
      </w:pPr>
      <w:bookmarkStart w:id="27" w:name="_Toc21192"/>
      <w:bookmarkStart w:id="28" w:name="_Toc19226"/>
      <w:bookmarkStart w:id="29" w:name="_Toc19401"/>
      <w:bookmarkStart w:id="30" w:name="_Toc15566"/>
      <w:bookmarkStart w:id="31" w:name="_Toc11465"/>
      <w:r>
        <w:rPr>
          <w:rFonts w:hint="eastAsia" w:ascii="宋体" w:hAnsi="宋体" w:eastAsia="宋体" w:cs="宋体"/>
          <w:b/>
          <w:bCs/>
          <w:spacing w:val="-8"/>
        </w:rPr>
        <w:t>2026</w:t>
      </w:r>
      <w:r>
        <w:rPr>
          <w:rFonts w:hint="eastAsia" w:ascii="宋体" w:hAnsi="宋体" w:eastAsia="宋体" w:cs="宋体"/>
          <w:b/>
          <w:bCs/>
          <w:spacing w:val="-59"/>
        </w:rPr>
        <w:t xml:space="preserve"> </w:t>
      </w:r>
      <w:r>
        <w:rPr>
          <w:rFonts w:hint="eastAsia" w:ascii="宋体" w:hAnsi="宋体" w:eastAsia="宋体" w:cs="宋体"/>
          <w:b/>
          <w:bCs/>
          <w:spacing w:val="-59"/>
          <w:lang w:val="en-US" w:eastAsia="zh-CN"/>
        </w:rPr>
        <w:t xml:space="preserve"> </w:t>
      </w:r>
      <w:r>
        <w:rPr>
          <w:rFonts w:hint="eastAsia" w:ascii="宋体" w:hAnsi="宋体" w:eastAsia="宋体" w:cs="宋体"/>
          <w:b/>
          <w:bCs/>
          <w:spacing w:val="-8"/>
        </w:rPr>
        <w:t>年</w:t>
      </w:r>
      <w:r>
        <w:rPr>
          <w:rFonts w:hint="eastAsia" w:ascii="宋体" w:hAnsi="宋体" w:eastAsia="宋体" w:cs="宋体"/>
          <w:b/>
          <w:bCs/>
          <w:spacing w:val="-8"/>
          <w:lang w:val="en-US" w:eastAsia="zh-CN"/>
        </w:rPr>
        <w:t xml:space="preserve"> </w:t>
      </w:r>
      <w:r>
        <w:rPr>
          <w:rFonts w:hint="eastAsia" w:ascii="宋体" w:hAnsi="宋体" w:eastAsia="宋体" w:cs="宋体"/>
          <w:b/>
          <w:bCs/>
          <w:spacing w:val="-44"/>
          <w:lang w:val="en-US" w:eastAsia="zh-CN"/>
        </w:rPr>
        <w:t xml:space="preserve">6 </w:t>
      </w:r>
      <w:r>
        <w:rPr>
          <w:rFonts w:hint="eastAsia" w:ascii="宋体" w:hAnsi="宋体" w:eastAsia="宋体" w:cs="宋体"/>
          <w:b/>
          <w:bCs/>
          <w:spacing w:val="-8"/>
        </w:rPr>
        <w:t>月</w:t>
      </w:r>
      <w:bookmarkEnd w:id="27"/>
      <w:bookmarkEnd w:id="28"/>
      <w:bookmarkEnd w:id="29"/>
      <w:bookmarkEnd w:id="30"/>
      <w:bookmarkEnd w:id="31"/>
      <w:r>
        <w:rPr>
          <w:rFonts w:hint="eastAsia" w:ascii="宋体" w:hAnsi="宋体" w:eastAsia="宋体" w:cs="宋体"/>
          <w:b/>
          <w:bCs/>
        </w:rPr>
        <w:commentReference w:id="0"/>
      </w:r>
    </w:p>
    <w:p w14:paraId="21786D4A">
      <w:pPr>
        <w:rPr>
          <w:rFonts w:hint="default"/>
          <w:b/>
          <w:bCs/>
          <w:spacing w:val="-16"/>
          <w:sz w:val="36"/>
          <w:szCs w:val="36"/>
          <w:lang w:val="en-US" w:eastAsia="zh-CN"/>
        </w:rPr>
      </w:pPr>
      <w:r>
        <w:rPr>
          <w:rFonts w:hint="default"/>
          <w:b/>
          <w:bCs/>
          <w:spacing w:val="-16"/>
          <w:sz w:val="36"/>
          <w:szCs w:val="36"/>
          <w:lang w:val="en-US" w:eastAsia="zh-CN"/>
        </w:rPr>
        <w:br w:type="page"/>
      </w:r>
    </w:p>
    <w:p w14:paraId="44EA601A">
      <w:pPr>
        <w:pStyle w:val="9"/>
        <w:numPr>
          <w:ilvl w:val="0"/>
          <w:numId w:val="0"/>
        </w:numPr>
        <w:spacing w:before="250" w:line="217" w:lineRule="auto"/>
        <w:ind w:leftChars="0"/>
        <w:jc w:val="center"/>
        <w:outlineLvl w:val="9"/>
        <w:rPr>
          <w:rFonts w:hint="default"/>
          <w:b/>
          <w:bCs/>
          <w:spacing w:val="-16"/>
          <w:sz w:val="36"/>
          <w:szCs w:val="36"/>
          <w:lang w:val="en-US" w:eastAsia="zh-CN"/>
        </w:rPr>
      </w:pPr>
    </w:p>
    <w:p w14:paraId="782DA7C5">
      <w:pPr>
        <w:jc w:val="center"/>
        <w:rPr>
          <w:rFonts w:hint="default" w:ascii="Times New Roman" w:hAnsi="Times New Roman" w:cs="Times New Roman"/>
          <w:b/>
          <w:kern w:val="2"/>
          <w:sz w:val="44"/>
          <w:szCs w:val="44"/>
        </w:rPr>
      </w:pPr>
      <w:r>
        <w:rPr>
          <w:rFonts w:hint="default" w:ascii="Times New Roman" w:hAnsi="Times New Roman" w:cs="Times New Roman"/>
          <w:b/>
          <w:kern w:val="2"/>
          <w:sz w:val="44"/>
          <w:szCs w:val="44"/>
        </w:rPr>
        <w:t>编审组</w:t>
      </w:r>
    </w:p>
    <w:p w14:paraId="38F9BD54">
      <w:pPr>
        <w:adjustRightInd/>
        <w:spacing w:line="240" w:lineRule="auto"/>
        <w:jc w:val="center"/>
        <w:textAlignment w:val="auto"/>
        <w:rPr>
          <w:rFonts w:hint="default" w:ascii="Times New Roman" w:hAnsi="Times New Roman" w:eastAsia="仿宋" w:cs="Times New Roman"/>
          <w:b/>
          <w:kern w:val="2"/>
          <w:sz w:val="44"/>
          <w:szCs w:val="44"/>
        </w:rPr>
      </w:pPr>
    </w:p>
    <w:p w14:paraId="2A0583DA">
      <w:pPr>
        <w:adjustRightInd/>
        <w:spacing w:line="240" w:lineRule="auto"/>
        <w:jc w:val="center"/>
        <w:textAlignment w:val="auto"/>
        <w:rPr>
          <w:rFonts w:hint="default" w:ascii="Times New Roman" w:hAnsi="Times New Roman" w:eastAsia="仿宋" w:cs="Times New Roman"/>
          <w:b/>
          <w:kern w:val="2"/>
          <w:sz w:val="44"/>
          <w:szCs w:val="44"/>
        </w:rPr>
      </w:pPr>
    </w:p>
    <w:p w14:paraId="0C7ACB95">
      <w:pPr>
        <w:adjustRightInd/>
        <w:spacing w:line="240" w:lineRule="auto"/>
        <w:jc w:val="center"/>
        <w:textAlignment w:val="auto"/>
        <w:rPr>
          <w:rFonts w:hint="default" w:ascii="Times New Roman" w:hAnsi="Times New Roman" w:eastAsia="仿宋" w:cs="Times New Roman"/>
          <w:b/>
          <w:kern w:val="2"/>
          <w:sz w:val="44"/>
          <w:szCs w:val="44"/>
        </w:rPr>
      </w:pPr>
    </w:p>
    <w:p w14:paraId="5C63EA2E">
      <w:pPr>
        <w:adjustRightInd/>
        <w:spacing w:line="240" w:lineRule="auto"/>
        <w:jc w:val="left"/>
        <w:textAlignment w:val="auto"/>
        <w:rPr>
          <w:rFonts w:hint="default" w:ascii="Times New Roman" w:hAnsi="Times New Roman" w:cs="Times New Roman" w:eastAsiaTheme="minorEastAsia"/>
          <w:b/>
          <w:kern w:val="2"/>
          <w:sz w:val="36"/>
          <w:szCs w:val="36"/>
          <w:lang w:val="en-US" w:eastAsia="zh-CN"/>
        </w:rPr>
      </w:pPr>
      <w:r>
        <w:rPr>
          <w:rFonts w:hint="default" w:ascii="Times New Roman" w:hAnsi="Times New Roman" w:cs="Times New Roman"/>
          <w:b/>
          <w:kern w:val="2"/>
          <w:sz w:val="36"/>
          <w:szCs w:val="36"/>
        </w:rPr>
        <w:t>组</w:t>
      </w:r>
      <w:bookmarkStart w:id="32" w:name="rdb_error_0_1776832346075"/>
      <w:r>
        <w:rPr>
          <w:rFonts w:hint="default" w:ascii="Times New Roman" w:hAnsi="Times New Roman" w:cs="Times New Roman"/>
          <w:b/>
          <w:kern w:val="2"/>
          <w:sz w:val="36"/>
          <w:szCs w:val="36"/>
        </w:rPr>
        <w:t xml:space="preserve">  </w:t>
      </w:r>
      <w:bookmarkEnd w:id="32"/>
      <w:r>
        <w:rPr>
          <w:rFonts w:hint="default" w:ascii="Times New Roman" w:hAnsi="Times New Roman" w:cs="Times New Roman"/>
          <w:b/>
          <w:kern w:val="2"/>
          <w:sz w:val="36"/>
          <w:szCs w:val="36"/>
        </w:rPr>
        <w:t>长：</w:t>
      </w:r>
      <w:r>
        <w:rPr>
          <w:rFonts w:hint="eastAsia" w:ascii="Times New Roman" w:hAnsi="Times New Roman" w:cs="Times New Roman"/>
          <w:b/>
          <w:kern w:val="2"/>
          <w:sz w:val="36"/>
          <w:szCs w:val="36"/>
          <w:lang w:val="en-US" w:eastAsia="zh-CN"/>
        </w:rPr>
        <w:t>潘桂新</w:t>
      </w:r>
    </w:p>
    <w:p w14:paraId="79A7115C">
      <w:pPr>
        <w:adjustRightInd/>
        <w:spacing w:line="240" w:lineRule="auto"/>
        <w:jc w:val="left"/>
        <w:textAlignment w:val="auto"/>
        <w:rPr>
          <w:rFonts w:hint="default" w:ascii="Times New Roman" w:hAnsi="Times New Roman" w:cs="Times New Roman"/>
          <w:b/>
          <w:kern w:val="2"/>
          <w:sz w:val="36"/>
          <w:szCs w:val="36"/>
        </w:rPr>
      </w:pPr>
    </w:p>
    <w:p w14:paraId="4063419F">
      <w:pPr>
        <w:adjustRightInd/>
        <w:spacing w:line="240" w:lineRule="auto"/>
        <w:jc w:val="left"/>
        <w:textAlignment w:val="auto"/>
        <w:rPr>
          <w:rFonts w:hint="default" w:ascii="Times New Roman" w:hAnsi="Times New Roman" w:cs="Times New Roman" w:eastAsiaTheme="minorEastAsia"/>
          <w:b/>
          <w:kern w:val="2"/>
          <w:sz w:val="36"/>
          <w:szCs w:val="36"/>
          <w:lang w:val="en-US" w:eastAsia="zh-CN"/>
        </w:rPr>
      </w:pPr>
      <w:r>
        <w:rPr>
          <w:rFonts w:hint="default" w:ascii="Times New Roman" w:hAnsi="Times New Roman" w:cs="Times New Roman"/>
          <w:b/>
          <w:kern w:val="2"/>
          <w:sz w:val="36"/>
          <w:szCs w:val="36"/>
        </w:rPr>
        <w:t>副组长：</w:t>
      </w:r>
      <w:ins w:id="0" w:author=" " w:date="2026-06-17T15:27:25Z">
        <w:r>
          <w:rPr>
            <w:rFonts w:hint="eastAsia" w:ascii="Times New Roman" w:hAnsi="Times New Roman" w:cs="Times New Roman"/>
            <w:b/>
            <w:color w:val="000000"/>
            <w:kern w:val="2"/>
            <w:sz w:val="36"/>
            <w:szCs w:val="36"/>
            <w:lang w:val="en-US" w:eastAsia="zh-CN"/>
          </w:rPr>
          <w:t>罗建华</w:t>
        </w:r>
      </w:ins>
      <w:del w:id="1" w:author=" " w:date="2026-06-17T15:27:24Z">
        <w:r>
          <w:rPr>
            <w:rFonts w:hint="eastAsia" w:ascii="Times New Roman" w:hAnsi="Times New Roman" w:cs="Times New Roman"/>
            <w:b/>
            <w:kern w:val="2"/>
            <w:sz w:val="36"/>
            <w:szCs w:val="36"/>
            <w:lang w:val="en-US" w:eastAsia="zh-CN"/>
          </w:rPr>
          <w:delText>张园</w:delText>
        </w:r>
      </w:del>
    </w:p>
    <w:p w14:paraId="61B7E920">
      <w:pPr>
        <w:adjustRightInd/>
        <w:spacing w:line="240" w:lineRule="auto"/>
        <w:jc w:val="left"/>
        <w:textAlignment w:val="auto"/>
        <w:rPr>
          <w:rFonts w:hint="default" w:ascii="Times New Roman" w:hAnsi="Times New Roman" w:cs="Times New Roman"/>
          <w:b/>
          <w:kern w:val="2"/>
          <w:sz w:val="36"/>
          <w:szCs w:val="36"/>
        </w:rPr>
      </w:pPr>
    </w:p>
    <w:p w14:paraId="31902EC6">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宋体" w:hAnsi="宋体" w:eastAsia="宋体" w:cs="Times New Roman"/>
          <w:color w:val="000000"/>
          <w:kern w:val="2"/>
          <w:sz w:val="36"/>
          <w:szCs w:val="36"/>
          <w:highlight w:val="none"/>
          <w:lang w:val="en-US" w:eastAsia="zh-CN"/>
        </w:rPr>
      </w:pPr>
      <w:r>
        <w:rPr>
          <w:rFonts w:hint="default" w:ascii="Times New Roman" w:hAnsi="Times New Roman" w:cs="Times New Roman"/>
          <w:b/>
          <w:color w:val="000000"/>
          <w:kern w:val="2"/>
          <w:sz w:val="36"/>
          <w:szCs w:val="36"/>
        </w:rPr>
        <w:t>成</w:t>
      </w:r>
      <w:bookmarkStart w:id="33" w:name="rdb_error_1_1776832346075"/>
      <w:r>
        <w:rPr>
          <w:rFonts w:hint="eastAsia" w:ascii="Times New Roman" w:hAnsi="Times New Roman" w:cs="Times New Roman"/>
          <w:b/>
          <w:color w:val="000000"/>
          <w:kern w:val="2"/>
          <w:sz w:val="36"/>
          <w:szCs w:val="36"/>
          <w:lang w:val="en-US" w:eastAsia="zh-CN"/>
        </w:rPr>
        <w:t xml:space="preserve">  </w:t>
      </w:r>
      <w:bookmarkEnd w:id="33"/>
      <w:r>
        <w:rPr>
          <w:rFonts w:hint="default" w:ascii="Times New Roman" w:hAnsi="Times New Roman" w:cs="Times New Roman"/>
          <w:b/>
          <w:color w:val="000000"/>
          <w:kern w:val="2"/>
          <w:sz w:val="36"/>
          <w:szCs w:val="36"/>
        </w:rPr>
        <w:t>员：</w:t>
      </w:r>
      <w:ins w:id="2" w:author=" " w:date="2026-06-17T15:27:29Z">
        <w:r>
          <w:rPr>
            <w:rFonts w:hint="eastAsia" w:ascii="Times New Roman" w:hAnsi="Times New Roman" w:eastAsia="宋体" w:cs="Times New Roman"/>
            <w:b/>
            <w:color w:val="000000"/>
            <w:kern w:val="2"/>
            <w:sz w:val="36"/>
            <w:szCs w:val="36"/>
            <w:lang w:val="en-US" w:eastAsia="zh-CN"/>
          </w:rPr>
          <w:t>张园、</w:t>
        </w:r>
      </w:ins>
      <w:r>
        <w:rPr>
          <w:rFonts w:hint="eastAsia" w:ascii="Times New Roman" w:hAnsi="Times New Roman" w:cs="Times New Roman"/>
          <w:b/>
          <w:color w:val="000000"/>
          <w:kern w:val="2"/>
          <w:sz w:val="36"/>
          <w:szCs w:val="36"/>
          <w:lang w:val="en-US" w:eastAsia="zh-CN"/>
        </w:rPr>
        <w:t>张思勇</w:t>
      </w:r>
      <w:del w:id="3" w:author=" " w:date="2026-06-17T15:27:35Z">
        <w:r>
          <w:rPr>
            <w:rFonts w:hint="eastAsia" w:ascii="Times New Roman" w:hAnsi="Times New Roman" w:cs="Times New Roman"/>
            <w:b/>
            <w:color w:val="000000"/>
            <w:kern w:val="2"/>
            <w:sz w:val="36"/>
            <w:szCs w:val="36"/>
            <w:lang w:val="en-US" w:eastAsia="zh-CN"/>
          </w:rPr>
          <w:delText>、</w:delText>
        </w:r>
      </w:del>
      <w:del w:id="4" w:author=" " w:date="2026-06-17T15:27:14Z">
        <w:r>
          <w:rPr>
            <w:rFonts w:hint="eastAsia" w:ascii="Times New Roman" w:hAnsi="Times New Roman" w:cs="Times New Roman"/>
            <w:b/>
            <w:color w:val="000000"/>
            <w:kern w:val="2"/>
            <w:sz w:val="36"/>
            <w:szCs w:val="36"/>
            <w:lang w:val="en-US" w:eastAsia="zh-CN"/>
          </w:rPr>
          <w:delText>罗建华</w:delText>
        </w:r>
      </w:del>
      <w:r>
        <w:rPr>
          <w:rFonts w:hint="eastAsia" w:ascii="Times New Roman" w:hAnsi="Times New Roman" w:cs="Times New Roman"/>
          <w:b/>
          <w:color w:val="000000"/>
          <w:kern w:val="2"/>
          <w:sz w:val="36"/>
          <w:szCs w:val="36"/>
          <w:lang w:val="en-US" w:eastAsia="zh-CN"/>
        </w:rPr>
        <w:t xml:space="preserve">  </w:t>
      </w:r>
    </w:p>
    <w:p w14:paraId="511CC421">
      <w:pPr>
        <w:pageBreakBefore w:val="0"/>
        <w:kinsoku/>
        <w:wordWrap/>
        <w:overflowPunct/>
        <w:topLinePunct w:val="0"/>
        <w:bidi w:val="0"/>
        <w:snapToGrid/>
        <w:spacing w:beforeAutospacing="0" w:afterAutospacing="0" w:line="240" w:lineRule="auto"/>
        <w:jc w:val="center"/>
        <w:rPr>
          <w:rFonts w:hint="eastAsia" w:ascii="宋体" w:hAnsi="宋体"/>
          <w:b/>
          <w:sz w:val="32"/>
          <w:szCs w:val="32"/>
        </w:rPr>
      </w:pPr>
    </w:p>
    <w:p w14:paraId="42789E4F">
      <w:pPr>
        <w:pStyle w:val="9"/>
        <w:numPr>
          <w:ilvl w:val="0"/>
          <w:numId w:val="0"/>
        </w:numPr>
        <w:spacing w:before="250" w:line="217" w:lineRule="auto"/>
        <w:ind w:leftChars="0"/>
        <w:jc w:val="center"/>
        <w:outlineLvl w:val="9"/>
        <w:rPr>
          <w:rFonts w:hint="default"/>
          <w:b/>
          <w:bCs/>
          <w:spacing w:val="-16"/>
          <w:sz w:val="36"/>
          <w:szCs w:val="36"/>
          <w:lang w:val="en-US" w:eastAsia="zh-CN"/>
        </w:rPr>
      </w:pPr>
    </w:p>
    <w:p w14:paraId="26CA54CD">
      <w:pPr>
        <w:rPr>
          <w:rFonts w:hint="eastAsia" w:ascii="仿宋_GB2312" w:hAnsi="Times New Roman" w:eastAsia="仿宋_GB2312" w:cs="Times New Roman"/>
          <w:b/>
          <w:sz w:val="44"/>
          <w:szCs w:val="44"/>
        </w:rPr>
      </w:pPr>
      <w:r>
        <w:rPr>
          <w:rFonts w:hint="eastAsia" w:ascii="仿宋_GB2312" w:hAnsi="Times New Roman" w:eastAsia="仿宋_GB2312" w:cs="Times New Roman"/>
          <w:b/>
          <w:sz w:val="44"/>
          <w:szCs w:val="44"/>
        </w:rPr>
        <w:br w:type="page"/>
      </w:r>
    </w:p>
    <w:p w14:paraId="4F4B1541">
      <w:pPr>
        <w:spacing w:before="0" w:beforeLines="0" w:after="0" w:afterLines="0" w:line="240" w:lineRule="auto"/>
        <w:ind w:left="0" w:leftChars="0" w:right="0" w:rightChars="0" w:firstLine="0" w:firstLineChars="0"/>
        <w:jc w:val="center"/>
        <w:outlineLvl w:val="0"/>
        <w:rPr>
          <w:rFonts w:hint="eastAsia" w:ascii="仿宋_GB2312" w:hAnsi="Times New Roman" w:eastAsia="仿宋_GB2312" w:cs="Times New Roman"/>
          <w:b/>
          <w:sz w:val="44"/>
          <w:szCs w:val="44"/>
        </w:rPr>
      </w:pPr>
      <w:bookmarkStart w:id="34" w:name="_Toc23104"/>
      <w:r>
        <w:rPr>
          <w:rFonts w:hint="eastAsia" w:ascii="仿宋_GB2312" w:hAnsi="Times New Roman" w:eastAsia="仿宋_GB2312" w:cs="Times New Roman"/>
          <w:b/>
          <w:sz w:val="44"/>
          <w:szCs w:val="44"/>
        </w:rPr>
        <w:t>目</w:t>
      </w:r>
      <w:r>
        <w:rPr>
          <w:rFonts w:hint="eastAsia" w:ascii="仿宋_GB2312" w:hAnsi="Times New Roman" w:eastAsia="仿宋_GB2312" w:cs="Times New Roman"/>
          <w:b/>
          <w:sz w:val="44"/>
          <w:szCs w:val="44"/>
          <w:lang w:val="en-US" w:eastAsia="zh-CN"/>
        </w:rPr>
        <w:t xml:space="preserve">  </w:t>
      </w:r>
      <w:r>
        <w:rPr>
          <w:rFonts w:hint="eastAsia" w:ascii="仿宋_GB2312" w:hAnsi="Times New Roman" w:eastAsia="仿宋_GB2312" w:cs="Times New Roman"/>
          <w:b/>
          <w:sz w:val="44"/>
          <w:szCs w:val="44"/>
        </w:rPr>
        <w:t>录</w:t>
      </w:r>
      <w:bookmarkEnd w:id="34"/>
    </w:p>
    <w:p w14:paraId="267E615E">
      <w:pPr>
        <w:pStyle w:val="2"/>
      </w:pPr>
    </w:p>
    <w:sdt>
      <w:sdtPr>
        <w:rPr>
          <w:rFonts w:hint="eastAsia" w:ascii="微软雅黑" w:hAnsi="微软雅黑" w:eastAsia="微软雅黑" w:cs="微软雅黑"/>
          <w:snapToGrid w:val="0"/>
          <w:color w:val="000000"/>
          <w:kern w:val="0"/>
          <w:sz w:val="21"/>
          <w:szCs w:val="21"/>
          <w:lang w:val="en-US" w:eastAsia="en-US" w:bidi="ar-SA"/>
        </w:rPr>
        <w:id w:val="147466804"/>
        <w15:color w:val="DBDBDB"/>
        <w:docPartObj>
          <w:docPartGallery w:val="Table of Contents"/>
          <w:docPartUnique/>
        </w:docPartObj>
      </w:sdtPr>
      <w:sdtEndPr>
        <w:rPr>
          <w:rFonts w:hint="eastAsia" w:ascii="仿宋_GB2312" w:hAnsi="仿宋_GB2312" w:eastAsia="仿宋_GB2312" w:cs="仿宋_GB2312"/>
          <w:snapToGrid w:val="0"/>
          <w:color w:val="000000"/>
          <w:kern w:val="0"/>
          <w:sz w:val="32"/>
          <w:szCs w:val="32"/>
          <w:lang w:val="en-US" w:eastAsia="en-US" w:bidi="ar-SA"/>
        </w:rPr>
      </w:sdtEndPr>
      <w:sdtContent>
        <w:p w14:paraId="3A79255B">
          <w:pPr>
            <w:pStyle w:val="14"/>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TOC \o "1-3" \h \u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HYPERLINK \l _Toc23047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kern w:val="44"/>
              <w:sz w:val="32"/>
              <w:szCs w:val="32"/>
              <w:lang w:val="en-US" w:eastAsia="zh-CN" w:bidi="ar-SA"/>
            </w:rPr>
            <w:t>第一篇 综合部分</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_Toc23047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sz w:val="32"/>
              <w:szCs w:val="32"/>
            </w:rPr>
            <w:fldChar w:fldCharType="end"/>
          </w:r>
        </w:p>
        <w:p w14:paraId="2AC673BC">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_Toc29580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6"/>
              <w:sz w:val="32"/>
              <w:szCs w:val="32"/>
            </w:rPr>
            <w:t>第一章</w:t>
          </w:r>
          <w:r>
            <w:rPr>
              <w:rFonts w:hint="eastAsia" w:ascii="仿宋_GB2312" w:hAnsi="仿宋_GB2312" w:eastAsia="仿宋_GB2312" w:cs="仿宋_GB2312"/>
              <w:spacing w:val="42"/>
              <w:sz w:val="32"/>
              <w:szCs w:val="32"/>
            </w:rPr>
            <w:t xml:space="preserve"> </w:t>
          </w:r>
          <w:r>
            <w:rPr>
              <w:rFonts w:hint="eastAsia" w:ascii="仿宋_GB2312" w:hAnsi="仿宋_GB2312" w:eastAsia="仿宋_GB2312" w:cs="仿宋_GB2312"/>
              <w:bCs/>
              <w:spacing w:val="-6"/>
              <w:sz w:val="32"/>
              <w:szCs w:val="32"/>
            </w:rPr>
            <w:t>总则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_Toc29580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C2234C6">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_Toc4829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pacing w:val="-5"/>
              <w:sz w:val="32"/>
              <w:szCs w:val="32"/>
              <w:lang w:val="en-US" w:eastAsia="zh-CN"/>
            </w:rPr>
            <w:t>一</w:t>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pacing w:val="-5"/>
              <w:sz w:val="32"/>
              <w:szCs w:val="32"/>
            </w:rPr>
            <w:t>整体框架</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_Toc4829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43288AB9">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_Toc3579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pacing w:val="-5"/>
              <w:sz w:val="32"/>
              <w:szCs w:val="32"/>
              <w:lang w:val="en-US" w:eastAsia="zh-CN"/>
            </w:rPr>
            <w:t>二</w:t>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z w:val="32"/>
              <w:szCs w:val="32"/>
            </w:rPr>
            <w:t>网络/系统基本情况</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_Toc3579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7A3BF07">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_Toc31580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pacing w:val="-5"/>
              <w:sz w:val="32"/>
              <w:szCs w:val="32"/>
              <w:lang w:val="en-US" w:eastAsia="zh-CN"/>
            </w:rPr>
            <w:t>三</w:t>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z w:val="32"/>
              <w:szCs w:val="32"/>
            </w:rPr>
            <w:t>组织机构和职责</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_Toc31580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8C10E6B">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_Toc6457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pacing w:val="-5"/>
              <w:sz w:val="32"/>
              <w:szCs w:val="32"/>
              <w:lang w:val="en-US" w:eastAsia="zh-CN"/>
            </w:rPr>
            <w:t>四</w:t>
          </w:r>
          <w:r>
            <w:rPr>
              <w:rFonts w:hint="eastAsia" w:ascii="仿宋_GB2312" w:hAnsi="仿宋_GB2312" w:eastAsia="仿宋_GB2312" w:cs="仿宋_GB2312"/>
              <w:bCs/>
              <w:spacing w:val="-5"/>
              <w:sz w:val="32"/>
              <w:szCs w:val="32"/>
              <w:lang w:eastAsia="zh-CN"/>
            </w:rPr>
            <w:t>）</w:t>
          </w:r>
          <w:r>
            <w:rPr>
              <w:rFonts w:hint="eastAsia" w:ascii="仿宋_GB2312" w:hAnsi="仿宋_GB2312" w:eastAsia="仿宋_GB2312" w:cs="仿宋_GB2312"/>
              <w:bCs/>
              <w:sz w:val="32"/>
              <w:szCs w:val="32"/>
              <w:lang w:val="en-US" w:eastAsia="en-US"/>
            </w:rPr>
            <w:t>工作原则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_Toc6457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F976AB9">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_Toc18195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6"/>
              <w:sz w:val="32"/>
              <w:szCs w:val="32"/>
            </w:rPr>
            <w:t>第二章</w:t>
          </w:r>
          <w:r>
            <w:rPr>
              <w:rFonts w:hint="eastAsia" w:ascii="仿宋_GB2312" w:hAnsi="仿宋_GB2312" w:eastAsia="仿宋_GB2312" w:cs="仿宋_GB2312"/>
              <w:bCs/>
              <w:spacing w:val="-6"/>
              <w:sz w:val="32"/>
              <w:szCs w:val="32"/>
              <w:lang w:val="en-US" w:eastAsia="zh-CN"/>
            </w:rPr>
            <w:t xml:space="preserve"> </w:t>
          </w:r>
          <w:r>
            <w:rPr>
              <w:rFonts w:hint="eastAsia" w:ascii="仿宋_GB2312" w:hAnsi="仿宋_GB2312" w:eastAsia="仿宋_GB2312" w:cs="仿宋_GB2312"/>
              <w:bCs/>
              <w:spacing w:val="-6"/>
              <w:sz w:val="32"/>
              <w:szCs w:val="32"/>
            </w:rPr>
            <w:t>应急响应</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_Toc18195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0996B93A">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_Toc15073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（一）监控预警</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_Toc15073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698A6F4">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_Toc27731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（二）预防措施</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_Toc27731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785D4F6">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_Toc25245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（三）故障分级</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_Toc25245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77B56F95">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_Toc3150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（四）响应分级</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_Toc3150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598CB48E">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_Toc9279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（五）触发机制</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_Toc9279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220A69A">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_Toc11601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6"/>
              <w:sz w:val="32"/>
              <w:szCs w:val="32"/>
            </w:rPr>
            <w:t>第三章</w:t>
          </w:r>
          <w:r>
            <w:rPr>
              <w:rFonts w:hint="eastAsia" w:ascii="仿宋_GB2312" w:hAnsi="仿宋_GB2312" w:eastAsia="仿宋_GB2312" w:cs="仿宋_GB2312"/>
              <w:bCs/>
              <w:spacing w:val="-6"/>
              <w:sz w:val="32"/>
              <w:szCs w:val="32"/>
              <w:lang w:val="en-US" w:eastAsia="zh-CN"/>
            </w:rPr>
            <w:t xml:space="preserve"> </w:t>
          </w:r>
          <w:r>
            <w:rPr>
              <w:rFonts w:hint="eastAsia" w:ascii="仿宋_GB2312" w:hAnsi="仿宋_GB2312" w:eastAsia="仿宋_GB2312" w:cs="仿宋_GB2312"/>
              <w:bCs/>
              <w:spacing w:val="-6"/>
              <w:sz w:val="32"/>
              <w:szCs w:val="32"/>
            </w:rPr>
            <w:t>预案演练</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_Toc11601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086976FB">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_Toc12185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（一）演练计划</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_Toc12185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51F51BFC">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_Toc24505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（二）演练方案模板</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_Toc24505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74E43FC2">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_Toc15391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（三）演练评价</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_Toc15391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1A0C3BAE">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_Toc27532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（四）演练档案管理</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_Toc27532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4E7D5C1">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_Toc11930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pacing w:val="-6"/>
              <w:sz w:val="32"/>
              <w:szCs w:val="32"/>
            </w:rPr>
            <w:t>第四章</w:t>
          </w:r>
          <w:r>
            <w:rPr>
              <w:rFonts w:hint="eastAsia" w:ascii="仿宋_GB2312" w:hAnsi="仿宋_GB2312" w:eastAsia="仿宋_GB2312" w:cs="仿宋_GB2312"/>
              <w:bCs/>
              <w:spacing w:val="-6"/>
              <w:sz w:val="32"/>
              <w:szCs w:val="32"/>
              <w:lang w:val="en-US" w:eastAsia="zh-CN"/>
            </w:rPr>
            <w:t xml:space="preserve"> </w:t>
          </w:r>
          <w:r>
            <w:rPr>
              <w:rFonts w:hint="eastAsia" w:ascii="仿宋_GB2312" w:hAnsi="仿宋_GB2312" w:eastAsia="仿宋_GB2312" w:cs="仿宋_GB2312"/>
              <w:bCs/>
              <w:spacing w:val="-6"/>
              <w:sz w:val="32"/>
              <w:szCs w:val="32"/>
            </w:rPr>
            <w:t>后期工作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_Toc11930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ADD3C11">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_Toc21470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（一）情况汇报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_Toc21470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15144429">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_Toc12662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（二）复盘总结</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_Toc12662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C289EE4">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_Toc9840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（三）整改措施</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_Toc9840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7E4A4268">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_Toc31854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（四）监督检查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_Toc31854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5E9892B6">
          <w:pPr>
            <w:pStyle w:val="14"/>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_Toc293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
              <w:bCs w:val="0"/>
              <w:kern w:val="44"/>
              <w:sz w:val="32"/>
              <w:szCs w:val="32"/>
              <w:lang w:val="en-US" w:eastAsia="zh-CN" w:bidi="ar-SA"/>
            </w:rPr>
            <w:t>第二篇 故障场景部分</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4E84B28">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_Toc11935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第一章 应急处置</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_Toc11935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33BEBF7">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_Toc17474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（一）网络运行安全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_Toc17474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079E3096">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_Toc30294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（二）网络信息安全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_Toc30294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110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7EA5142D">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_Toc24471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（三）业务疏导原则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_Toc24471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1977EE19">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_Toc23560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（四）关键动作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_Toc23560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139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8A342FB">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_Toc23043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第二章 跨专业协同</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_Toc23043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198C22D6">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_Toc29276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（一）直接相关跨专业及责任分工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_Toc29276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1133EC6">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_Toc28136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（二）跨专业协同流程</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_Toc28136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10FD37B">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_Toc31532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第三章 事件控制</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_Toc31532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AB725DB">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_Toc10903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（一）监测处置</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_Toc10903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4665002">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_Toc20966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（二）指挥调度</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_Toc20966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C55B7B9">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_Toc18869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（三）信息上报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_Toc18869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950D094">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_Toc11713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（四）操作步骤</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_Toc11713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0B9FA5C1">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_Toc8486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（五）应急终止</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_Toc8486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29DD5541">
          <w:pPr>
            <w:pStyle w:val="14"/>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_Toc8844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
              <w:bCs w:val="0"/>
              <w:sz w:val="32"/>
              <w:szCs w:val="32"/>
            </w:rPr>
            <w:t>第三篇 抢通抢修部分</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_Toc8844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5AFA4335">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_Toc7434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z w:val="32"/>
              <w:szCs w:val="32"/>
            </w:rPr>
            <w:t>第一章 处置措施</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_Toc7434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69A4CD88">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_Toc15666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sz w:val="32"/>
              <w:szCs w:val="32"/>
            </w:rPr>
            <w:t>第二章 应急资源</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_Toc15666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3A4691FD">
          <w:pPr>
            <w:pStyle w:val="15"/>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_Toc19139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第三章 联络表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_Toc19139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7919E061">
          <w:pPr>
            <w:pStyle w:val="11"/>
            <w:tabs>
              <w:tab w:val="right" w:leader="dot" w:pos="8306"/>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\l _Toc16679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bCs/>
              <w:kern w:val="2"/>
              <w:sz w:val="32"/>
              <w:szCs w:val="32"/>
              <w:lang w:val="en-US" w:eastAsia="zh-CN" w:bidi="ar-SA"/>
            </w:rPr>
            <w:t>（一） 应急人员联络表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_Toc16679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fldChar w:fldCharType="end"/>
          </w:r>
        </w:p>
        <w:p w14:paraId="1F7A1802">
          <w:pPr>
            <w:pStyle w:val="14"/>
            <w:tabs>
              <w:tab w:val="right" w:leader="dot" w:pos="8306"/>
            </w:tabs>
            <w:spacing w:line="360" w:lineRule="auto"/>
            <w:outlineLvl w:val="9"/>
            <w:rPr>
              <w:rFonts w:hint="eastAsia" w:ascii="仿宋_GB2312" w:hAnsi="仿宋_GB2312" w:eastAsia="仿宋_GB2312" w:cs="仿宋_GB2312"/>
              <w:snapToGrid w:val="0"/>
              <w:color w:val="000000"/>
              <w:kern w:val="0"/>
              <w:sz w:val="32"/>
              <w:szCs w:val="32"/>
              <w:lang w:val="en-US" w:eastAsia="en-US" w:bidi="ar-SA"/>
            </w:rPr>
          </w:pPr>
          <w:r>
            <w:rPr>
              <w:rFonts w:hint="eastAsia" w:ascii="仿宋_GB2312" w:hAnsi="仿宋_GB2312" w:eastAsia="仿宋_GB2312" w:cs="仿宋_GB2312"/>
              <w:sz w:val="32"/>
              <w:szCs w:val="32"/>
            </w:rPr>
            <w:fldChar w:fldCharType="end"/>
          </w:r>
        </w:p>
      </w:sdtContent>
    </w:sdt>
    <w:p w14:paraId="54FCD2B2">
      <w:pPr>
        <w:outlineLvl w:val="9"/>
        <w:rPr>
          <w:rFonts w:ascii="Arial" w:hAnsi="Arial" w:eastAsia="Arial" w:cs="Arial"/>
          <w:snapToGrid w:val="0"/>
          <w:color w:val="000000"/>
          <w:kern w:val="0"/>
          <w:sz w:val="21"/>
          <w:szCs w:val="21"/>
          <w:lang w:val="en-US" w:eastAsia="en-US" w:bidi="ar-SA"/>
        </w:rPr>
      </w:pPr>
    </w:p>
    <w:p w14:paraId="506312D4"/>
    <w:p w14:paraId="785153FF"/>
    <w:p w14:paraId="49400805"/>
    <w:p w14:paraId="6991CB91"/>
    <w:p w14:paraId="24A94D86"/>
    <w:p w14:paraId="3DB5EB16"/>
    <w:p w14:paraId="2D47017A"/>
    <w:p w14:paraId="49562F6C"/>
    <w:p w14:paraId="457016B9">
      <w:pPr>
        <w:rPr>
          <w:rFonts w:hint="eastAsia" w:eastAsia="宋体"/>
          <w:lang w:val="en-US" w:eastAsia="zh-CN"/>
        </w:rPr>
      </w:pPr>
      <w:r>
        <w:rPr>
          <w:rFonts w:hint="eastAsia" w:eastAsia="宋体"/>
          <w:lang w:val="en-US" w:eastAsia="zh-CN"/>
        </w:rPr>
        <w:br w:type="page"/>
      </w:r>
    </w:p>
    <w:p w14:paraId="5C2BEDD9">
      <w:pPr>
        <w:jc w:val="both"/>
        <w:rPr>
          <w:rFonts w:hint="eastAsia" w:eastAsia="宋体"/>
          <w:lang w:val="en-US" w:eastAsia="zh-CN"/>
        </w:rPr>
      </w:pPr>
    </w:p>
    <w:p w14:paraId="0DF098D0">
      <w:pPr>
        <w:bidi w:val="0"/>
        <w:jc w:val="center"/>
        <w:outlineLvl w:val="0"/>
        <w:rPr>
          <w:rFonts w:hint="eastAsia" w:ascii="仿宋_GB2312" w:hAnsi="仿宋_GB2312" w:eastAsia="仿宋_GB2312" w:cs="仿宋_GB2312"/>
          <w:b/>
          <w:bCs/>
          <w:kern w:val="44"/>
          <w:sz w:val="44"/>
          <w:szCs w:val="44"/>
          <w:lang w:val="en-US" w:eastAsia="zh-CN" w:bidi="ar-SA"/>
        </w:rPr>
      </w:pPr>
      <w:bookmarkStart w:id="35" w:name="_Toc18203"/>
      <w:bookmarkStart w:id="36" w:name="_Toc21121"/>
      <w:bookmarkStart w:id="37" w:name="_Toc23047"/>
      <w:bookmarkStart w:id="38" w:name="_Toc18117"/>
      <w:bookmarkStart w:id="39" w:name="_Toc9828"/>
      <w:r>
        <w:rPr>
          <w:rFonts w:hint="eastAsia" w:ascii="仿宋_GB2312" w:hAnsi="仿宋_GB2312" w:eastAsia="仿宋_GB2312" w:cs="仿宋_GB2312"/>
          <w:b/>
          <w:bCs/>
          <w:kern w:val="44"/>
          <w:sz w:val="44"/>
          <w:szCs w:val="44"/>
          <w:lang w:val="en-US" w:eastAsia="zh-CN" w:bidi="ar-SA"/>
        </w:rPr>
        <w:drawing>
          <wp:anchor distT="0" distB="0" distL="0" distR="0" simplePos="0" relativeHeight="251659264" behindDoc="0" locked="0" layoutInCell="1" allowOverlap="1">
            <wp:simplePos x="0" y="0"/>
            <wp:positionH relativeFrom="column">
              <wp:posOffset>7282180</wp:posOffset>
            </wp:positionH>
            <wp:positionV relativeFrom="paragraph">
              <wp:posOffset>196215</wp:posOffset>
            </wp:positionV>
            <wp:extent cx="72390" cy="12065"/>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8"/>
                    <a:stretch>
                      <a:fillRect/>
                    </a:stretch>
                  </pic:blipFill>
                  <pic:spPr>
                    <a:xfrm>
                      <a:off x="0" y="0"/>
                      <a:ext cx="72542" cy="12192"/>
                    </a:xfrm>
                    <a:prstGeom prst="rect">
                      <a:avLst/>
                    </a:prstGeom>
                  </pic:spPr>
                </pic:pic>
              </a:graphicData>
            </a:graphic>
          </wp:anchor>
        </w:drawing>
      </w:r>
      <w:r>
        <w:rPr>
          <w:rFonts w:hint="eastAsia" w:ascii="仿宋_GB2312" w:hAnsi="仿宋_GB2312" w:eastAsia="仿宋_GB2312" w:cs="仿宋_GB2312"/>
          <w:b/>
          <w:bCs/>
          <w:kern w:val="44"/>
          <w:sz w:val="44"/>
          <w:szCs w:val="44"/>
          <w:lang w:val="en-US" w:eastAsia="zh-CN" w:bidi="ar-SA"/>
        </w:rPr>
        <w:t>第一篇 综合部分</w:t>
      </w:r>
      <w:bookmarkEnd w:id="35"/>
      <w:bookmarkEnd w:id="36"/>
      <w:bookmarkEnd w:id="37"/>
      <w:bookmarkEnd w:id="38"/>
      <w:bookmarkEnd w:id="39"/>
    </w:p>
    <w:p w14:paraId="365284D4">
      <w:pPr>
        <w:pStyle w:val="9"/>
        <w:spacing w:before="191" w:line="222" w:lineRule="auto"/>
        <w:jc w:val="both"/>
        <w:outlineLvl w:val="1"/>
        <w:rPr>
          <w:sz w:val="32"/>
          <w:szCs w:val="32"/>
        </w:rPr>
      </w:pPr>
      <w:bookmarkStart w:id="40" w:name="_Toc29580"/>
      <w:bookmarkStart w:id="41" w:name="_Toc26136"/>
      <w:bookmarkStart w:id="42" w:name="_Toc21046"/>
      <w:bookmarkStart w:id="43" w:name="_Toc5888"/>
      <w:bookmarkStart w:id="44" w:name="_Toc14372"/>
      <w:r>
        <w:rPr>
          <w:b/>
          <w:bCs/>
          <w:spacing w:val="-6"/>
          <w:sz w:val="32"/>
          <w:szCs w:val="32"/>
        </w:rPr>
        <w:t>第一章</w:t>
      </w:r>
      <w:r>
        <w:rPr>
          <w:spacing w:val="42"/>
          <w:sz w:val="32"/>
          <w:szCs w:val="32"/>
        </w:rPr>
        <w:t xml:space="preserve"> </w:t>
      </w:r>
      <w:r>
        <w:rPr>
          <w:b/>
          <w:bCs/>
          <w:spacing w:val="-6"/>
          <w:sz w:val="32"/>
          <w:szCs w:val="32"/>
        </w:rPr>
        <w:t>总则</w:t>
      </w:r>
      <w:bookmarkEnd w:id="40"/>
      <w:bookmarkEnd w:id="41"/>
      <w:bookmarkEnd w:id="42"/>
      <w:bookmarkEnd w:id="43"/>
      <w:bookmarkEnd w:id="44"/>
    </w:p>
    <w:p w14:paraId="19121BC6">
      <w:pPr>
        <w:pStyle w:val="9"/>
        <w:spacing w:before="272" w:line="221" w:lineRule="auto"/>
        <w:ind w:firstLine="623" w:firstLineChars="200"/>
        <w:jc w:val="both"/>
        <w:outlineLvl w:val="2"/>
        <w:rPr>
          <w:b/>
          <w:bCs/>
          <w:spacing w:val="-5"/>
        </w:rPr>
      </w:pPr>
      <w:bookmarkStart w:id="45" w:name="_Toc4829"/>
      <w:bookmarkStart w:id="46" w:name="_Toc14885"/>
      <w:r>
        <w:rPr>
          <w:rFonts w:hint="eastAsia"/>
          <w:b/>
          <w:bCs/>
          <w:spacing w:val="-5"/>
          <w:lang w:eastAsia="zh-CN"/>
        </w:rPr>
        <w:t>（</w:t>
      </w:r>
      <w:r>
        <w:rPr>
          <w:rFonts w:hint="eastAsia"/>
          <w:b/>
          <w:bCs/>
          <w:spacing w:val="-5"/>
          <w:lang w:val="en-US" w:eastAsia="zh-CN"/>
        </w:rPr>
        <w:t>一</w:t>
      </w:r>
      <w:r>
        <w:rPr>
          <w:rFonts w:hint="eastAsia"/>
          <w:b/>
          <w:bCs/>
          <w:spacing w:val="-5"/>
          <w:lang w:eastAsia="zh-CN"/>
        </w:rPr>
        <w:t>）</w:t>
      </w:r>
      <w:r>
        <w:rPr>
          <w:b/>
          <w:bCs/>
          <w:spacing w:val="-5"/>
        </w:rPr>
        <w:t>整体框架</w:t>
      </w:r>
      <w:bookmarkEnd w:id="45"/>
      <w:bookmarkEnd w:id="46"/>
    </w:p>
    <w:p w14:paraId="0EC62510">
      <w:pPr>
        <w:pStyle w:val="9"/>
        <w:bidi w:val="0"/>
      </w:pPr>
      <w:r>
        <w:drawing>
          <wp:anchor distT="0" distB="0" distL="0" distR="0" simplePos="0" relativeHeight="251660288" behindDoc="0" locked="0" layoutInCell="1" allowOverlap="1">
            <wp:simplePos x="0" y="0"/>
            <wp:positionH relativeFrom="column">
              <wp:posOffset>7301230</wp:posOffset>
            </wp:positionH>
            <wp:positionV relativeFrom="paragraph">
              <wp:posOffset>329565</wp:posOffset>
            </wp:positionV>
            <wp:extent cx="53340" cy="114300"/>
            <wp:effectExtent l="0" t="0" r="381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9"/>
                    <a:stretch>
                      <a:fillRect/>
                    </a:stretch>
                  </pic:blipFill>
                  <pic:spPr>
                    <a:xfrm>
                      <a:off x="0" y="0"/>
                      <a:ext cx="53340" cy="114300"/>
                    </a:xfrm>
                    <a:prstGeom prst="rect">
                      <a:avLst/>
                    </a:prstGeom>
                  </pic:spPr>
                </pic:pic>
              </a:graphicData>
            </a:graphic>
          </wp:anchor>
        </w:drawing>
      </w:r>
      <w:r>
        <w:rPr>
          <w:spacing w:val="17"/>
        </w:rPr>
        <w:t>为建立健全</w:t>
      </w:r>
      <w:r>
        <w:commentReference w:id="1"/>
      </w:r>
      <w:r>
        <w:rPr>
          <w:rFonts w:hint="eastAsia"/>
          <w:spacing w:val="17"/>
          <w:lang w:val="en-US" w:eastAsia="zh-CN"/>
        </w:rPr>
        <w:t>中国联通广东省分公司</w:t>
      </w:r>
      <w:r>
        <w:rPr>
          <w:spacing w:val="17"/>
        </w:rPr>
        <w:t>网络运营支撑系统在突发事件中的</w:t>
      </w:r>
      <w:r>
        <w:rPr>
          <w:spacing w:val="9"/>
        </w:rPr>
        <w:t>应急响应与恢复机制，提高应对各类网络安全事件、系统故</w:t>
      </w:r>
      <w:r>
        <w:rPr>
          <w:spacing w:val="6"/>
        </w:rPr>
        <w:t>障、</w:t>
      </w:r>
      <w:r>
        <w:rPr>
          <w:spacing w:val="-77"/>
        </w:rPr>
        <w:t xml:space="preserve"> </w:t>
      </w:r>
      <w:r>
        <w:rPr>
          <w:spacing w:val="6"/>
        </w:rPr>
        <w:t>自然灾害及重大活动保障场景下能力和水平，保证迅速</w:t>
      </w:r>
      <w:r>
        <w:rPr>
          <w:spacing w:val="9"/>
        </w:rPr>
        <w:t>恢复系统，快速支持生产运营，特制定本预案。本预案依据国家现行有效、最新修订的法律法规、部门规章、行业标准</w:t>
      </w:r>
      <w:r>
        <w:rPr>
          <w:spacing w:val="7"/>
        </w:rPr>
        <w:t>及上级主管单位规范性文件编制，构建</w:t>
      </w:r>
      <w:r>
        <w:rPr>
          <w:spacing w:val="-103"/>
        </w:rPr>
        <w:t xml:space="preserve"> </w:t>
      </w:r>
      <w:r>
        <w:rPr>
          <w:spacing w:val="7"/>
        </w:rPr>
        <w:t>“统一指挥、分级负责、协同联动、快速恢复”</w:t>
      </w:r>
      <w:r>
        <w:rPr>
          <w:spacing w:val="-103"/>
        </w:rPr>
        <w:t xml:space="preserve"> </w:t>
      </w:r>
      <w:r>
        <w:rPr>
          <w:spacing w:val="7"/>
        </w:rPr>
        <w:t>的全流程应急管理体系。本预案</w:t>
      </w:r>
      <w:r>
        <w:rPr>
          <w:spacing w:val="9"/>
        </w:rPr>
        <w:t>适用</w:t>
      </w:r>
      <w:r>
        <w:rPr>
          <w:rFonts w:hint="eastAsia"/>
          <w:spacing w:val="9"/>
          <w:lang w:val="en-US" w:eastAsia="zh-CN"/>
        </w:rPr>
        <w:t>中国联通广东省分公司</w:t>
      </w:r>
      <w:r>
        <w:rPr>
          <w:spacing w:val="9"/>
        </w:rPr>
        <w:t>网络运营支撑系统由于网络运行事故、突发事件、网</w:t>
      </w:r>
      <w:r>
        <w:rPr>
          <w:rFonts w:hint="eastAsia"/>
          <w:spacing w:val="9"/>
          <w:lang w:val="en-US" w:eastAsia="zh-CN"/>
        </w:rPr>
        <w:t>络</w:t>
      </w:r>
      <w:r>
        <w:rPr>
          <w:spacing w:val="9"/>
        </w:rPr>
        <w:t>线网络与信息安全事件、网</w:t>
      </w:r>
      <w:r>
        <w:rPr>
          <w:rFonts w:hint="eastAsia"/>
          <w:spacing w:val="9"/>
          <w:lang w:val="en-US" w:eastAsia="zh-CN"/>
        </w:rPr>
        <w:t>络</w:t>
      </w:r>
      <w:r>
        <w:rPr>
          <w:spacing w:val="9"/>
        </w:rPr>
        <w:t>线生产安全事故造成的通信网络或业务中断等情况，指导</w:t>
      </w:r>
      <w:r>
        <w:rPr>
          <w:rFonts w:hint="eastAsia"/>
          <w:spacing w:val="9"/>
          <w:lang w:val="en-US" w:eastAsia="zh-CN"/>
        </w:rPr>
        <w:t>省市</w:t>
      </w:r>
      <w:r>
        <w:rPr>
          <w:spacing w:val="9"/>
        </w:rPr>
        <w:t>分公司</w:t>
      </w:r>
      <w:r>
        <w:rPr>
          <w:spacing w:val="22"/>
        </w:rPr>
        <w:t>网络运营支撑系统维护单位开展抢修恢复通信</w:t>
      </w:r>
      <w:r>
        <w:rPr>
          <w:spacing w:val="21"/>
        </w:rPr>
        <w:t>网络的应</w:t>
      </w:r>
      <w:r>
        <w:rPr>
          <w:spacing w:val="5"/>
        </w:rPr>
        <w:t>急工作。</w:t>
      </w:r>
    </w:p>
    <w:p w14:paraId="22ECA37D">
      <w:pPr>
        <w:rPr>
          <w:rFonts w:hint="default" w:eastAsia="宋体"/>
          <w:lang w:val="en-US" w:eastAsia="zh-CN"/>
        </w:rPr>
      </w:pPr>
    </w:p>
    <w:p w14:paraId="3D2BC973">
      <w:pPr>
        <w:pStyle w:val="9"/>
        <w:spacing w:line="194" w:lineRule="auto"/>
        <w:ind w:firstLine="623" w:firstLineChars="200"/>
        <w:outlineLvl w:val="2"/>
        <w:rPr>
          <w:b/>
          <w:bCs/>
        </w:rPr>
      </w:pPr>
      <w:bookmarkStart w:id="47" w:name="_Toc3579"/>
      <w:bookmarkStart w:id="48" w:name="_Toc30853"/>
      <w:r>
        <w:rPr>
          <w:rFonts w:hint="eastAsia"/>
          <w:b/>
          <w:bCs/>
          <w:spacing w:val="-5"/>
          <w:lang w:eastAsia="zh-CN"/>
        </w:rPr>
        <w:t>（</w:t>
      </w:r>
      <w:r>
        <w:rPr>
          <w:rFonts w:hint="eastAsia"/>
          <w:b/>
          <w:bCs/>
          <w:spacing w:val="-5"/>
          <w:lang w:val="en-US" w:eastAsia="zh-CN"/>
        </w:rPr>
        <w:t>二</w:t>
      </w:r>
      <w:r>
        <w:rPr>
          <w:rFonts w:hint="eastAsia"/>
          <w:b/>
          <w:bCs/>
          <w:spacing w:val="-5"/>
          <w:lang w:eastAsia="zh-CN"/>
        </w:rPr>
        <w:t>）</w:t>
      </w:r>
      <w:r>
        <w:rPr>
          <w:b/>
          <w:bCs/>
        </w:rPr>
        <w:t>网络/系统基本情况</w:t>
      </w:r>
      <w:bookmarkEnd w:id="47"/>
      <w:bookmarkEnd w:id="48"/>
    </w:p>
    <w:p w14:paraId="4285118D">
      <w:pPr>
        <w:pStyle w:val="9"/>
        <w:bidi w:val="0"/>
        <w:rPr>
          <w:spacing w:val="9"/>
        </w:rPr>
      </w:pPr>
      <w:r>
        <w:rPr>
          <w:spacing w:val="9"/>
        </w:rPr>
        <w:t>网络运营支撑系统采用 “平台+应用”架构建设， 以专业化软件系统为核心，包括</w:t>
      </w:r>
      <w:r>
        <w:rPr>
          <w:rFonts w:hint="eastAsia"/>
          <w:spacing w:val="9"/>
          <w:lang w:val="en-US" w:eastAsia="zh-CN"/>
        </w:rPr>
        <w:t>广东省</w:t>
      </w:r>
      <w:r>
        <w:rPr>
          <w:spacing w:val="9"/>
        </w:rPr>
        <w:t>网络数字化运营相关系统、创新产品相关系统等，</w:t>
      </w:r>
      <w:r>
        <w:rPr>
          <w:spacing w:val="9"/>
          <w:highlight w:val="red"/>
        </w:rPr>
        <w:t>形成总部集约化平台与省分个性化应用协同的网络智慧运营体系</w:t>
      </w:r>
      <w:r>
        <w:rPr>
          <w:spacing w:val="9"/>
        </w:rPr>
        <w:t>。</w:t>
      </w:r>
    </w:p>
    <w:p w14:paraId="57DE624A">
      <w:pPr>
        <w:pStyle w:val="9"/>
        <w:spacing w:line="194" w:lineRule="auto"/>
        <w:ind w:firstLine="623" w:firstLineChars="200"/>
        <w:outlineLvl w:val="2"/>
        <w:rPr>
          <w:b/>
          <w:bCs/>
        </w:rPr>
      </w:pPr>
      <w:bookmarkStart w:id="49" w:name="_Toc23563"/>
      <w:bookmarkStart w:id="50" w:name="_Toc31580"/>
      <w:r>
        <w:rPr>
          <w:rFonts w:hint="eastAsia"/>
          <w:b/>
          <w:bCs/>
          <w:spacing w:val="-5"/>
          <w:lang w:eastAsia="zh-CN"/>
        </w:rPr>
        <w:t>（</w:t>
      </w:r>
      <w:r>
        <w:rPr>
          <w:rFonts w:hint="eastAsia"/>
          <w:b/>
          <w:bCs/>
          <w:spacing w:val="-5"/>
          <w:lang w:val="en-US" w:eastAsia="zh-CN"/>
        </w:rPr>
        <w:t>三</w:t>
      </w:r>
      <w:r>
        <w:rPr>
          <w:rFonts w:hint="eastAsia"/>
          <w:b/>
          <w:bCs/>
          <w:spacing w:val="-5"/>
          <w:lang w:eastAsia="zh-CN"/>
        </w:rPr>
        <w:t>）</w:t>
      </w:r>
      <w:r>
        <w:rPr>
          <w:b/>
          <w:bCs/>
        </w:rPr>
        <w:t>组织机构和职责</w:t>
      </w:r>
      <w:bookmarkEnd w:id="49"/>
      <w:bookmarkEnd w:id="50"/>
    </w:p>
    <w:p w14:paraId="5AAD974D">
      <w:pPr>
        <w:spacing w:line="201" w:lineRule="exact"/>
        <w:ind w:firstLine="11498"/>
      </w:pPr>
      <w:r>
        <w:rPr>
          <w:position w:val="-4"/>
        </w:rPr>
        <w:drawing>
          <wp:inline distT="0" distB="0" distL="0" distR="0">
            <wp:extent cx="53340" cy="127635"/>
            <wp:effectExtent l="0" t="0" r="3810" b="5715"/>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10"/>
                    <a:stretch>
                      <a:fillRect/>
                    </a:stretch>
                  </pic:blipFill>
                  <pic:spPr>
                    <a:xfrm>
                      <a:off x="0" y="0"/>
                      <a:ext cx="53340" cy="128016"/>
                    </a:xfrm>
                    <a:prstGeom prst="rect">
                      <a:avLst/>
                    </a:prstGeom>
                  </pic:spPr>
                </pic:pic>
              </a:graphicData>
            </a:graphic>
          </wp:inline>
        </w:drawing>
      </w:r>
    </w:p>
    <w:p w14:paraId="27EEBC80">
      <w:pPr>
        <w:pStyle w:val="9"/>
        <w:numPr>
          <w:ilvl w:val="0"/>
          <w:numId w:val="3"/>
        </w:numPr>
        <w:spacing w:before="50" w:line="222" w:lineRule="auto"/>
        <w:rPr>
          <w:spacing w:val="6"/>
          <w:highlight w:val="red"/>
        </w:rPr>
      </w:pPr>
      <w:r>
        <w:rPr>
          <w:rFonts w:hint="eastAsia"/>
          <w:spacing w:val="6"/>
          <w:lang w:val="en-US" w:eastAsia="zh-CN"/>
        </w:rPr>
        <w:t>广东省</w:t>
      </w:r>
      <w:r>
        <w:rPr>
          <w:spacing w:val="6"/>
        </w:rPr>
        <w:t>分公司</w:t>
      </w:r>
      <w:r>
        <w:rPr>
          <w:spacing w:val="6"/>
          <w:highlight w:val="red"/>
        </w:rPr>
        <w:t>网络</w:t>
      </w:r>
      <w:r>
        <w:rPr>
          <w:rFonts w:hint="eastAsia"/>
          <w:spacing w:val="6"/>
          <w:highlight w:val="red"/>
          <w:lang w:val="en-US" w:eastAsia="zh-CN"/>
        </w:rPr>
        <w:t>支撑系统</w:t>
      </w:r>
      <w:r>
        <w:rPr>
          <w:spacing w:val="6"/>
          <w:highlight w:val="red"/>
        </w:rPr>
        <w:t>运营</w:t>
      </w:r>
      <w:r>
        <w:rPr>
          <w:spacing w:val="6"/>
        </w:rPr>
        <w:t>部门职责</w:t>
      </w:r>
      <w:r>
        <w:rPr>
          <w:rFonts w:hint="eastAsia"/>
          <w:spacing w:val="6"/>
          <w:highlight w:val="red"/>
          <w:lang w:eastAsia="zh-CN"/>
        </w:rPr>
        <w:t>（</w:t>
      </w:r>
      <w:r>
        <w:rPr>
          <w:rFonts w:hint="eastAsia"/>
          <w:spacing w:val="6"/>
          <w:highlight w:val="red"/>
          <w:lang w:val="en-US" w:eastAsia="zh-CN"/>
        </w:rPr>
        <w:t>这里应该是网络运营部和广东网络研发中心</w:t>
      </w:r>
      <w:r>
        <w:rPr>
          <w:rFonts w:hint="eastAsia"/>
          <w:spacing w:val="6"/>
          <w:highlight w:val="red"/>
          <w:lang w:eastAsia="zh-CN"/>
        </w:rPr>
        <w:t>）</w:t>
      </w:r>
    </w:p>
    <w:p w14:paraId="002F7024">
      <w:pPr>
        <w:pStyle w:val="9"/>
        <w:numPr>
          <w:ilvl w:val="0"/>
          <w:numId w:val="4"/>
        </w:numPr>
        <w:bidi w:val="0"/>
        <w:rPr>
          <w:spacing w:val="7"/>
        </w:rPr>
      </w:pPr>
      <w:r>
        <w:drawing>
          <wp:anchor distT="0" distB="0" distL="0" distR="0" simplePos="0" relativeHeight="251664384" behindDoc="0" locked="0" layoutInCell="1" allowOverlap="1">
            <wp:simplePos x="0" y="0"/>
            <wp:positionH relativeFrom="column">
              <wp:posOffset>7282180</wp:posOffset>
            </wp:positionH>
            <wp:positionV relativeFrom="paragraph">
              <wp:posOffset>582295</wp:posOffset>
            </wp:positionV>
            <wp:extent cx="72390" cy="12065"/>
            <wp:effectExtent l="0" t="0" r="0" b="0"/>
            <wp:wrapNone/>
            <wp:docPr id="2" name="IM 840"/>
            <wp:cNvGraphicFramePr/>
            <a:graphic xmlns:a="http://schemas.openxmlformats.org/drawingml/2006/main">
              <a:graphicData uri="http://schemas.openxmlformats.org/drawingml/2006/picture">
                <pic:pic xmlns:pic="http://schemas.openxmlformats.org/drawingml/2006/picture">
                  <pic:nvPicPr>
                    <pic:cNvPr id="2" name="IM 840"/>
                    <pic:cNvPicPr/>
                  </pic:nvPicPr>
                  <pic:blipFill>
                    <a:blip r:embed="rId11"/>
                    <a:stretch>
                      <a:fillRect/>
                    </a:stretch>
                  </pic:blipFill>
                  <pic:spPr>
                    <a:xfrm>
                      <a:off x="0" y="0"/>
                      <a:ext cx="72542" cy="12192"/>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7301230</wp:posOffset>
            </wp:positionH>
            <wp:positionV relativeFrom="paragraph">
              <wp:posOffset>262255</wp:posOffset>
            </wp:positionV>
            <wp:extent cx="53340" cy="128270"/>
            <wp:effectExtent l="0" t="0" r="3810" b="5080"/>
            <wp:wrapNone/>
            <wp:docPr id="3" name="IM 854"/>
            <wp:cNvGraphicFramePr/>
            <a:graphic xmlns:a="http://schemas.openxmlformats.org/drawingml/2006/main">
              <a:graphicData uri="http://schemas.openxmlformats.org/drawingml/2006/picture">
                <pic:pic xmlns:pic="http://schemas.openxmlformats.org/drawingml/2006/picture">
                  <pic:nvPicPr>
                    <pic:cNvPr id="3" name="IM 854"/>
                    <pic:cNvPicPr/>
                  </pic:nvPicPr>
                  <pic:blipFill>
                    <a:blip r:embed="rId12"/>
                    <a:stretch>
                      <a:fillRect/>
                    </a:stretch>
                  </pic:blipFill>
                  <pic:spPr>
                    <a:xfrm>
                      <a:off x="0" y="0"/>
                      <a:ext cx="53340" cy="128015"/>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7172960</wp:posOffset>
            </wp:positionH>
            <wp:positionV relativeFrom="paragraph">
              <wp:posOffset>390525</wp:posOffset>
            </wp:positionV>
            <wp:extent cx="181610" cy="191770"/>
            <wp:effectExtent l="0" t="0" r="8890" b="17780"/>
            <wp:wrapNone/>
            <wp:docPr id="4" name="IM 856"/>
            <wp:cNvGraphicFramePr/>
            <a:graphic xmlns:a="http://schemas.openxmlformats.org/drawingml/2006/main">
              <a:graphicData uri="http://schemas.openxmlformats.org/drawingml/2006/picture">
                <pic:pic xmlns:pic="http://schemas.openxmlformats.org/drawingml/2006/picture">
                  <pic:nvPicPr>
                    <pic:cNvPr id="4" name="IM 856"/>
                    <pic:cNvPicPr/>
                  </pic:nvPicPr>
                  <pic:blipFill>
                    <a:blip r:embed="rId13"/>
                    <a:stretch>
                      <a:fillRect/>
                    </a:stretch>
                  </pic:blipFill>
                  <pic:spPr>
                    <a:xfrm>
                      <a:off x="0" y="0"/>
                      <a:ext cx="181356" cy="192024"/>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6409690</wp:posOffset>
            </wp:positionH>
            <wp:positionV relativeFrom="paragraph">
              <wp:posOffset>619125</wp:posOffset>
            </wp:positionV>
            <wp:extent cx="827405" cy="758825"/>
            <wp:effectExtent l="0" t="0" r="10795" b="3175"/>
            <wp:wrapNone/>
            <wp:docPr id="5" name="IM 858"/>
            <wp:cNvGraphicFramePr/>
            <a:graphic xmlns:a="http://schemas.openxmlformats.org/drawingml/2006/main">
              <a:graphicData uri="http://schemas.openxmlformats.org/drawingml/2006/picture">
                <pic:pic xmlns:pic="http://schemas.openxmlformats.org/drawingml/2006/picture">
                  <pic:nvPicPr>
                    <pic:cNvPr id="5" name="IM 858"/>
                    <pic:cNvPicPr/>
                  </pic:nvPicPr>
                  <pic:blipFill>
                    <a:blip r:embed="rId14"/>
                    <a:stretch>
                      <a:fillRect/>
                    </a:stretch>
                  </pic:blipFill>
                  <pic:spPr>
                    <a:xfrm>
                      <a:off x="0" y="0"/>
                      <a:ext cx="827532" cy="758951"/>
                    </a:xfrm>
                    <a:prstGeom prst="rect">
                      <a:avLst/>
                    </a:prstGeom>
                  </pic:spPr>
                </pic:pic>
              </a:graphicData>
            </a:graphic>
          </wp:anchor>
        </w:drawing>
      </w:r>
      <w:r>
        <w:rPr>
          <w:spacing w:val="5"/>
        </w:rPr>
        <w:t>落实集团应急预案管理规章制度，结合本省网络布</w:t>
      </w:r>
      <w:r>
        <w:rPr>
          <w:spacing w:val="8"/>
        </w:rPr>
        <w:t>局和突发事件特点，制定应急预案管理实施细则和抢通抢修预案。建立本省应急预案动态更新机制，当网络调整、资源</w:t>
      </w:r>
      <w:r>
        <w:rPr>
          <w:spacing w:val="7"/>
        </w:rPr>
        <w:t>变化时，及时组织修订预案。</w:t>
      </w:r>
    </w:p>
    <w:p w14:paraId="7DAD5CE1">
      <w:pPr>
        <w:pStyle w:val="9"/>
        <w:numPr>
          <w:ilvl w:val="0"/>
          <w:numId w:val="4"/>
        </w:numPr>
        <w:bidi w:val="0"/>
        <w:rPr>
          <w:spacing w:val="7"/>
        </w:rPr>
      </w:pPr>
      <w:r>
        <w:rPr>
          <w:spacing w:val="5"/>
        </w:rPr>
        <w:t>负责组织编制、修订省级层面应急预案，确保与集</w:t>
      </w:r>
      <w:r>
        <w:rPr>
          <w:spacing w:val="7"/>
        </w:rPr>
        <w:t>团预案应急体系有效衔接；制定年度应急演练计划，组织开</w:t>
      </w:r>
      <w:r>
        <w:rPr>
          <w:spacing w:val="9"/>
        </w:rPr>
        <w:t>展全省综合演练或专项演练，检验预案可行性和协同</w:t>
      </w:r>
      <w:r>
        <w:rPr>
          <w:spacing w:val="8"/>
        </w:rPr>
        <w:t>能力</w:t>
      </w:r>
      <w:r>
        <w:rPr>
          <w:rFonts w:hint="eastAsia"/>
          <w:spacing w:val="8"/>
          <w:lang w:eastAsia="zh-CN"/>
        </w:rPr>
        <w:t>。</w:t>
      </w:r>
      <w:r>
        <w:rPr>
          <w:rFonts w:hint="eastAsia"/>
          <w:spacing w:val="8"/>
          <w:highlight w:val="red"/>
          <w:lang w:eastAsia="zh-CN"/>
        </w:rPr>
        <w:t>（</w:t>
      </w:r>
      <w:r>
        <w:rPr>
          <w:rFonts w:hint="eastAsia"/>
          <w:spacing w:val="8"/>
          <w:highlight w:val="red"/>
          <w:lang w:val="en-US" w:eastAsia="zh-CN"/>
        </w:rPr>
        <w:t>配合集团开展应急演练</w:t>
      </w:r>
      <w:r>
        <w:rPr>
          <w:rFonts w:hint="eastAsia"/>
          <w:spacing w:val="8"/>
          <w:highlight w:val="red"/>
          <w:lang w:eastAsia="zh-CN"/>
        </w:rPr>
        <w:t>）</w:t>
      </w:r>
    </w:p>
    <w:p w14:paraId="1FC30111">
      <w:pPr>
        <w:pStyle w:val="9"/>
        <w:numPr>
          <w:ilvl w:val="0"/>
          <w:numId w:val="4"/>
        </w:numPr>
        <w:bidi w:val="0"/>
        <w:rPr>
          <w:spacing w:val="7"/>
        </w:rPr>
      </w:pPr>
      <w:r>
        <w:rPr>
          <w:spacing w:val="5"/>
        </w:rPr>
        <w:t>按照网络故障和突发事件响应分级，启动省级应急</w:t>
      </w:r>
      <w:r>
        <w:rPr>
          <w:spacing w:val="8"/>
        </w:rPr>
        <w:t>预案，指挥省内应急处置工作，及时向集团公司上报故障和</w:t>
      </w:r>
      <w:r>
        <w:rPr>
          <w:spacing w:val="7"/>
        </w:rPr>
        <w:t>事件进展、应急处置措施及成效</w:t>
      </w:r>
      <w:r>
        <w:rPr>
          <w:rFonts w:hint="eastAsia"/>
          <w:spacing w:val="7"/>
          <w:lang w:eastAsia="zh-CN"/>
        </w:rPr>
        <w:t>。</w:t>
      </w:r>
    </w:p>
    <w:p w14:paraId="2CEC937B">
      <w:pPr>
        <w:pStyle w:val="9"/>
        <w:numPr>
          <w:ilvl w:val="0"/>
          <w:numId w:val="4"/>
        </w:numPr>
        <w:bidi w:val="0"/>
        <w:rPr>
          <w:spacing w:val="7"/>
        </w:rPr>
      </w:pPr>
      <w:r>
        <w:rPr>
          <w:spacing w:val="5"/>
        </w:rPr>
        <w:t>建立本省应急预案台账，组织本公司相关部门及一线运维人员学习应急预案，确保全员熟练掌握响应处置流程</w:t>
      </w:r>
      <w:r>
        <w:rPr>
          <w:rFonts w:hint="eastAsia"/>
          <w:spacing w:val="5"/>
          <w:lang w:eastAsia="zh-CN"/>
        </w:rPr>
        <w:t>。</w:t>
      </w:r>
    </w:p>
    <w:p w14:paraId="2F331230">
      <w:pPr>
        <w:pStyle w:val="9"/>
        <w:numPr>
          <w:ilvl w:val="0"/>
          <w:numId w:val="4"/>
        </w:numPr>
        <w:bidi w:val="0"/>
        <w:rPr>
          <w:spacing w:val="7"/>
        </w:rPr>
      </w:pPr>
      <w:r>
        <w:rPr>
          <w:spacing w:val="-3"/>
        </w:rPr>
        <w:t>汇总本省的预案和演练资料，定期更新应急预</w:t>
      </w:r>
      <w:r>
        <w:rPr>
          <w:spacing w:val="-4"/>
        </w:rPr>
        <w:t>案库，</w:t>
      </w:r>
      <w:r>
        <w:rPr>
          <w:spacing w:val="7"/>
        </w:rPr>
        <w:t>确保信息准确完整</w:t>
      </w:r>
      <w:r>
        <w:rPr>
          <w:rFonts w:hint="eastAsia"/>
          <w:spacing w:val="7"/>
          <w:lang w:eastAsia="zh-CN"/>
        </w:rPr>
        <w:t>。</w:t>
      </w:r>
    </w:p>
    <w:p w14:paraId="733A001D">
      <w:pPr>
        <w:pStyle w:val="9"/>
        <w:numPr>
          <w:ilvl w:val="0"/>
          <w:numId w:val="0"/>
        </w:numPr>
        <w:spacing w:before="50" w:line="222" w:lineRule="auto"/>
        <w:rPr>
          <w:spacing w:val="6"/>
        </w:rPr>
      </w:pPr>
    </w:p>
    <w:p w14:paraId="771C449C">
      <w:pPr>
        <w:pStyle w:val="9"/>
        <w:numPr>
          <w:ilvl w:val="0"/>
          <w:numId w:val="3"/>
        </w:numPr>
        <w:spacing w:before="1" w:line="221" w:lineRule="auto"/>
        <w:ind w:left="0" w:leftChars="0" w:firstLine="0" w:firstLineChars="0"/>
        <w:rPr>
          <w:spacing w:val="6"/>
        </w:rPr>
      </w:pPr>
      <w:r>
        <w:rPr>
          <w:rFonts w:hint="eastAsia"/>
          <w:spacing w:val="6"/>
          <w:lang w:val="en-US" w:eastAsia="zh-CN"/>
        </w:rPr>
        <w:t>地市</w:t>
      </w:r>
      <w:r>
        <w:rPr>
          <w:spacing w:val="6"/>
        </w:rPr>
        <w:t>分公司网络</w:t>
      </w:r>
      <w:r>
        <w:rPr>
          <w:rFonts w:hint="eastAsia"/>
          <w:spacing w:val="6"/>
          <w:highlight w:val="red"/>
          <w:lang w:val="en-US" w:eastAsia="zh-CN"/>
        </w:rPr>
        <w:t>支撑系统使用（网络运营部）</w:t>
      </w:r>
      <w:r>
        <w:rPr>
          <w:spacing w:val="6"/>
        </w:rPr>
        <w:t>部门职责</w:t>
      </w:r>
    </w:p>
    <w:p w14:paraId="0E0E85B3">
      <w:pPr>
        <w:pStyle w:val="9"/>
        <w:bidi w:val="0"/>
        <w:rPr>
          <w:rFonts w:hint="eastAsia"/>
          <w:lang w:val="en-US" w:eastAsia="zh-CN"/>
        </w:rPr>
      </w:pPr>
      <w:r>
        <w:rPr>
          <w:lang w:val="en-US" w:eastAsia="zh-CN"/>
        </w:rPr>
        <w:t>各地市不设立独立应急指挥机构、不编制本级应急预案、不负责系统运维及故障修复，仅设立地市应急配合岗，由各地市业务及技术对接人员组成，核心职责为属地测试、核验、反馈、配合</w:t>
      </w:r>
      <w:r>
        <w:rPr>
          <w:rFonts w:hint="eastAsia"/>
          <w:lang w:val="en-US" w:eastAsia="zh-CN"/>
        </w:rPr>
        <w:t>：</w:t>
      </w:r>
    </w:p>
    <w:p w14:paraId="7E17D4CE">
      <w:pPr>
        <w:pStyle w:val="9"/>
        <w:numPr>
          <w:ilvl w:val="0"/>
          <w:numId w:val="5"/>
        </w:numPr>
        <w:bidi w:val="0"/>
        <w:rPr>
          <w:rFonts w:hint="eastAsia"/>
          <w:lang w:val="en-US" w:eastAsia="zh-CN"/>
        </w:rPr>
      </w:pPr>
      <w:r>
        <w:rPr>
          <w:lang w:val="en-US" w:eastAsia="zh-CN"/>
        </w:rPr>
        <w:t>落实省级下发的应急制度、预案流程、操作规范，组织本市相关人员学习应急处置要求，明确属地人员配合边界</w:t>
      </w:r>
      <w:r>
        <w:rPr>
          <w:rFonts w:hint="eastAsia"/>
          <w:lang w:val="en-US" w:eastAsia="zh-CN"/>
        </w:rPr>
        <w:t>。</w:t>
      </w:r>
    </w:p>
    <w:p w14:paraId="66FE2236">
      <w:pPr>
        <w:pStyle w:val="9"/>
        <w:numPr>
          <w:ilvl w:val="0"/>
          <w:numId w:val="5"/>
        </w:numPr>
        <w:bidi w:val="0"/>
        <w:rPr>
          <w:rFonts w:hint="eastAsia"/>
          <w:lang w:val="en-US" w:eastAsia="zh-CN"/>
        </w:rPr>
      </w:pPr>
      <w:r>
        <w:rPr>
          <w:lang w:val="en-US" w:eastAsia="zh-CN"/>
        </w:rPr>
        <w:t>负责日常使用省统建</w:t>
      </w:r>
      <w:r>
        <w:rPr>
          <w:rFonts w:hint="eastAsia"/>
          <w:lang w:val="en-US" w:eastAsia="zh-CN"/>
        </w:rPr>
        <w:t>网络支撑</w:t>
      </w:r>
      <w:r>
        <w:rPr>
          <w:lang w:val="en-US" w:eastAsia="zh-CN"/>
        </w:rPr>
        <w:t>系统过程中的业务异常、页面报错、功能失效、权限异常等问题的排查、核实与逐级上报</w:t>
      </w:r>
      <w:r>
        <w:rPr>
          <w:rFonts w:hint="eastAsia"/>
          <w:lang w:val="en-US" w:eastAsia="zh-CN"/>
        </w:rPr>
        <w:t>。</w:t>
      </w:r>
    </w:p>
    <w:p w14:paraId="586EC835">
      <w:pPr>
        <w:pStyle w:val="9"/>
        <w:numPr>
          <w:ilvl w:val="0"/>
          <w:numId w:val="5"/>
        </w:numPr>
        <w:bidi w:val="0"/>
        <w:rPr>
          <w:rFonts w:hint="eastAsia"/>
          <w:lang w:val="en-US" w:eastAsia="zh-CN"/>
        </w:rPr>
      </w:pPr>
      <w:r>
        <w:rPr>
          <w:lang w:val="en-US" w:eastAsia="zh-CN"/>
        </w:rPr>
        <w:t>收到省级故障通知或发现属地业务异常后，第一时间</w:t>
      </w:r>
      <w:r>
        <w:rPr>
          <w:rFonts w:hint="eastAsia"/>
          <w:lang w:val="en-US" w:eastAsia="zh-CN"/>
        </w:rPr>
        <w:t>向省公司</w:t>
      </w:r>
      <w:r>
        <w:rPr>
          <w:lang w:val="en-US" w:eastAsia="zh-CN"/>
        </w:rPr>
        <w:t>反馈真实影响范围、用户情况、业务受阻场景</w:t>
      </w:r>
      <w:r>
        <w:rPr>
          <w:rFonts w:hint="eastAsia"/>
          <w:lang w:val="en-US" w:eastAsia="zh-CN"/>
        </w:rPr>
        <w:t>，</w:t>
      </w:r>
      <w:r>
        <w:rPr>
          <w:lang w:val="en-US" w:eastAsia="zh-CN"/>
        </w:rPr>
        <w:t>在省级完成故障修复后，承担属地业务功能测试、业务可用性核验工作，验证系统是否恢复正常、业务是否可正常办理，及时反馈测试结果</w:t>
      </w:r>
      <w:r>
        <w:rPr>
          <w:rFonts w:hint="eastAsia"/>
          <w:lang w:val="en-US" w:eastAsia="zh-CN"/>
        </w:rPr>
        <w:t>。</w:t>
      </w:r>
    </w:p>
    <w:p w14:paraId="0AB49DCE">
      <w:pPr>
        <w:pStyle w:val="9"/>
        <w:numPr>
          <w:ilvl w:val="0"/>
          <w:numId w:val="5"/>
        </w:numPr>
        <w:bidi w:val="0"/>
        <w:rPr>
          <w:rFonts w:hint="eastAsia"/>
          <w:lang w:val="en-US" w:eastAsia="zh-CN"/>
        </w:rPr>
      </w:pPr>
      <w:r>
        <w:rPr>
          <w:lang w:val="en-US" w:eastAsia="zh-CN"/>
        </w:rPr>
        <w:t>按照省级统一演练方案、演练时间、演练流程，完成本市演练配合工作</w:t>
      </w:r>
      <w:r>
        <w:rPr>
          <w:rFonts w:hint="eastAsia"/>
          <w:lang w:val="en-US" w:eastAsia="zh-CN"/>
        </w:rPr>
        <w:t>；</w:t>
      </w:r>
      <w:r>
        <w:rPr>
          <w:lang w:val="en-US" w:eastAsia="zh-CN"/>
        </w:rPr>
        <w:t>参与省级统一组织的演练复盘会议，反馈属地实操问题，配合省级优化全省应急流程</w:t>
      </w:r>
      <w:r>
        <w:rPr>
          <w:rFonts w:hint="eastAsia"/>
          <w:lang w:val="en-US" w:eastAsia="zh-CN"/>
        </w:rPr>
        <w:t>。</w:t>
      </w:r>
    </w:p>
    <w:p w14:paraId="501F8438">
      <w:pPr>
        <w:pStyle w:val="9"/>
        <w:numPr>
          <w:ilvl w:val="0"/>
          <w:numId w:val="0"/>
        </w:numPr>
        <w:spacing w:before="1" w:line="221" w:lineRule="auto"/>
        <w:rPr>
          <w:rFonts w:hint="eastAsia"/>
          <w:spacing w:val="7"/>
          <w:lang w:val="en-US" w:eastAsia="zh-CN"/>
        </w:rPr>
      </w:pPr>
    </w:p>
    <w:p w14:paraId="795EBDFE">
      <w:pPr>
        <w:pStyle w:val="9"/>
        <w:numPr>
          <w:ilvl w:val="0"/>
          <w:numId w:val="3"/>
        </w:numPr>
        <w:bidi w:val="0"/>
        <w:rPr>
          <w:rFonts w:hint="eastAsia"/>
          <w:lang w:val="en-US" w:eastAsia="zh-CN"/>
        </w:rPr>
      </w:pPr>
      <w:r>
        <w:rPr>
          <w:rFonts w:hint="eastAsia"/>
          <w:lang w:val="en-US" w:eastAsia="zh-CN"/>
        </w:rPr>
        <w:t>网络运营支撑系统专业应急组织由省级应急指挥调度组、应急响应处置组、市级应急配合组组成。</w:t>
      </w:r>
    </w:p>
    <w:p w14:paraId="5B8717F3">
      <w:pPr>
        <w:pStyle w:val="9"/>
        <w:numPr>
          <w:ilvl w:val="0"/>
          <w:numId w:val="6"/>
        </w:numPr>
        <w:bidi w:val="0"/>
        <w:rPr>
          <w:color w:val="auto"/>
          <w:highlight w:val="none"/>
        </w:rPr>
      </w:pPr>
      <w:r>
        <w:rPr>
          <w:color w:val="auto"/>
          <w:highlight w:val="none"/>
        </w:rPr>
        <w:t>省级应急指挥调度组：由省级分公司总经理、省级分公司网络</w:t>
      </w:r>
      <w:r>
        <w:rPr>
          <w:rFonts w:hint="eastAsia"/>
          <w:color w:val="auto"/>
          <w:highlight w:val="none"/>
          <w:lang w:val="en-US" w:eastAsia="zh-CN"/>
        </w:rPr>
        <w:t>支撑系统</w:t>
      </w:r>
      <w:r>
        <w:rPr>
          <w:color w:val="auto"/>
          <w:highlight w:val="none"/>
        </w:rPr>
        <w:t>运营部门分管副总经理、省分公司网络</w:t>
      </w:r>
      <w:r>
        <w:rPr>
          <w:rFonts w:hint="eastAsia"/>
          <w:color w:val="auto"/>
          <w:highlight w:val="none"/>
          <w:lang w:val="en-US" w:eastAsia="zh-CN"/>
        </w:rPr>
        <w:t>支撑系统</w:t>
      </w:r>
      <w:r>
        <w:rPr>
          <w:color w:val="auto"/>
          <w:highlight w:val="none"/>
        </w:rPr>
        <w:t>运营部门总经理、副总经理、技术专家、合作方技术负责人组成</w:t>
      </w:r>
      <w:r>
        <w:rPr>
          <w:rFonts w:hint="eastAsia"/>
          <w:color w:val="auto"/>
          <w:highlight w:val="none"/>
          <w:lang w:val="en-US" w:eastAsia="zh-CN"/>
        </w:rPr>
        <w:t>组成</w:t>
      </w:r>
      <w:r>
        <w:rPr>
          <w:color w:val="auto"/>
          <w:highlight w:val="none"/>
        </w:rPr>
        <w:t>。负责省内一般及以上故障、省级应急重保、省内重大变更的指挥调度</w:t>
      </w:r>
      <w:r>
        <w:rPr>
          <w:rFonts w:hint="eastAsia"/>
          <w:color w:val="auto"/>
          <w:highlight w:val="none"/>
          <w:lang w:eastAsia="zh-CN"/>
        </w:rPr>
        <w:t>，</w:t>
      </w:r>
      <w:r>
        <w:rPr>
          <w:color w:val="auto"/>
          <w:highlight w:val="none"/>
        </w:rPr>
        <w:t>协调省内跨地市、跨专业资源</w:t>
      </w:r>
      <w:r>
        <w:rPr>
          <w:rFonts w:hint="eastAsia"/>
          <w:color w:val="auto"/>
          <w:highlight w:val="none"/>
          <w:lang w:val="en-US" w:eastAsia="zh-CN"/>
        </w:rPr>
        <w:t>调配</w:t>
      </w:r>
      <w:r>
        <w:rPr>
          <w:rFonts w:hint="eastAsia"/>
          <w:color w:val="auto"/>
          <w:highlight w:val="none"/>
          <w:lang w:eastAsia="zh-CN"/>
        </w:rPr>
        <w:t>。</w:t>
      </w:r>
    </w:p>
    <w:p w14:paraId="794AA0E4">
      <w:pPr>
        <w:pStyle w:val="9"/>
        <w:numPr>
          <w:ilvl w:val="0"/>
          <w:numId w:val="6"/>
        </w:numPr>
        <w:bidi w:val="0"/>
        <w:rPr>
          <w:lang w:val="en-US" w:eastAsia="en-US"/>
        </w:rPr>
      </w:pPr>
      <w:r>
        <w:rPr>
          <w:lang w:val="en-US" w:eastAsia="en-US"/>
        </w:rPr>
        <w:t>应急响应处置组：省分组建应急响应处置组，承担应急预案启动、应急处置、故障定位、系统恢复、数据修复、攻击溯源、容灾切换等操作，提供7×24 小时现场或远程支持。</w:t>
      </w:r>
    </w:p>
    <w:p w14:paraId="4032F492">
      <w:pPr>
        <w:pStyle w:val="9"/>
        <w:numPr>
          <w:ilvl w:val="0"/>
          <w:numId w:val="6"/>
        </w:numPr>
        <w:bidi w:val="0"/>
        <w:rPr>
          <w:rFonts w:ascii="仿宋" w:hAnsi="仿宋" w:eastAsia="仿宋" w:cs="仿宋"/>
          <w:snapToGrid w:val="0"/>
          <w:color w:val="000000"/>
          <w:kern w:val="0"/>
          <w:sz w:val="31"/>
          <w:szCs w:val="31"/>
          <w:lang w:val="en-US" w:eastAsia="en-US" w:bidi="ar-SA"/>
        </w:rPr>
      </w:pPr>
      <w:r>
        <w:rPr>
          <w:rFonts w:hint="eastAsia"/>
          <w:lang w:val="en-US" w:eastAsia="zh-CN"/>
        </w:rPr>
        <w:t>市</w:t>
      </w:r>
      <w:r>
        <w:t>级应急</w:t>
      </w:r>
      <w:r>
        <w:rPr>
          <w:rFonts w:hint="eastAsia"/>
          <w:lang w:val="en-US" w:eastAsia="zh-CN"/>
        </w:rPr>
        <w:t>配合</w:t>
      </w:r>
      <w:r>
        <w:t>组：由</w:t>
      </w:r>
      <w:r>
        <w:rPr>
          <w:lang w:val="en-US" w:eastAsia="zh-CN"/>
        </w:rPr>
        <w:t>地市业务及技术对接人员</w:t>
      </w:r>
      <w:r>
        <w:t>组成。负责</w:t>
      </w:r>
      <w:r>
        <w:rPr>
          <w:lang w:val="en-US" w:eastAsia="zh-CN"/>
        </w:rPr>
        <w:t>属地测试、核验、反馈</w:t>
      </w:r>
      <w:r>
        <w:t>。</w:t>
      </w:r>
    </w:p>
    <w:p w14:paraId="78A8B51A">
      <w:pPr>
        <w:pStyle w:val="9"/>
        <w:numPr>
          <w:ilvl w:val="0"/>
          <w:numId w:val="0"/>
        </w:numPr>
        <w:spacing w:before="1" w:line="221" w:lineRule="auto"/>
      </w:pPr>
    </w:p>
    <w:p w14:paraId="40E1FD14">
      <w:pPr>
        <w:pStyle w:val="9"/>
        <w:spacing w:line="194" w:lineRule="auto"/>
        <w:ind w:firstLine="623" w:firstLineChars="200"/>
        <w:outlineLvl w:val="2"/>
        <w:rPr>
          <w:b/>
          <w:bCs/>
          <w:lang w:val="en-US" w:eastAsia="en-US"/>
        </w:rPr>
      </w:pPr>
      <w:bookmarkStart w:id="51" w:name="_Toc6457"/>
      <w:bookmarkStart w:id="52" w:name="_Toc4602"/>
      <w:r>
        <w:rPr>
          <w:rFonts w:hint="eastAsia"/>
          <w:b/>
          <w:bCs/>
          <w:spacing w:val="-5"/>
          <w:lang w:eastAsia="zh-CN"/>
        </w:rPr>
        <w:t>（</w:t>
      </w:r>
      <w:r>
        <w:rPr>
          <w:rFonts w:hint="eastAsia"/>
          <w:b/>
          <w:bCs/>
          <w:spacing w:val="-5"/>
          <w:lang w:val="en-US" w:eastAsia="zh-CN"/>
        </w:rPr>
        <w:t>四</w:t>
      </w:r>
      <w:r>
        <w:rPr>
          <w:rFonts w:hint="eastAsia"/>
          <w:b/>
          <w:bCs/>
          <w:spacing w:val="-5"/>
          <w:lang w:eastAsia="zh-CN"/>
        </w:rPr>
        <w:t>）</w:t>
      </w:r>
      <w:r>
        <w:rPr>
          <w:b/>
          <w:bCs/>
          <w:lang w:val="en-US" w:eastAsia="en-US"/>
        </w:rPr>
        <w:t>工作原则</w:t>
      </w:r>
      <w:bookmarkEnd w:id="51"/>
      <w:bookmarkEnd w:id="52"/>
    </w:p>
    <w:p w14:paraId="6D5F2744">
      <w:pPr>
        <w:pStyle w:val="9"/>
        <w:bidi w:val="0"/>
        <w:rPr>
          <w:rFonts w:hint="eastAsia"/>
        </w:rPr>
      </w:pPr>
      <w:r>
        <w:rPr>
          <w:rFonts w:hint="eastAsia"/>
        </w:rPr>
        <w:t>在国家通信行业主管部门</w:t>
      </w:r>
      <w:r>
        <w:rPr>
          <w:rFonts w:hint="eastAsia"/>
          <w:lang w:eastAsia="zh-CN"/>
        </w:rPr>
        <w:t>、</w:t>
      </w:r>
      <w:r>
        <w:rPr>
          <w:rFonts w:hint="eastAsia"/>
          <w:lang w:val="en-US" w:eastAsia="zh-CN"/>
        </w:rPr>
        <w:t>集团公司</w:t>
      </w:r>
      <w:r>
        <w:rPr>
          <w:rFonts w:hint="eastAsia"/>
        </w:rPr>
        <w:t>统一领导下，网络通信保障、恢复工作总体工作原则坚持统一指挥、协同联动、快速响应、保障重点、安全可控、持续优化原则，确保网络运营支撑系统在突发事件中能够高效、安全、稳定运行。发生故障时，故障处理应遵循端到端的原则以及“先抢通，后修复；先核心，后边缘；先本端，后对端；先网内，后网间；先政要客户，后商业客户，分故障等级进行处理”的原则。当两个以上的故障同时发生时，对重大故障、影响业务开通与服务保障的故障等予以优先处理。</w:t>
      </w:r>
    </w:p>
    <w:p w14:paraId="2F5A1860">
      <w:pPr>
        <w:pStyle w:val="9"/>
        <w:spacing w:before="191" w:line="222" w:lineRule="auto"/>
        <w:jc w:val="both"/>
        <w:outlineLvl w:val="1"/>
        <w:rPr>
          <w:rFonts w:hint="eastAsia" w:ascii="仿宋_GB2312" w:hAnsi="仿宋_GB2312" w:eastAsia="仿宋_GB2312" w:cs="仿宋_GB2312"/>
          <w:b/>
          <w:bCs/>
          <w:spacing w:val="-6"/>
          <w:sz w:val="32"/>
          <w:szCs w:val="32"/>
        </w:rPr>
      </w:pPr>
      <w:bookmarkStart w:id="53" w:name="_Toc22868"/>
      <w:bookmarkStart w:id="54" w:name="_Toc18195"/>
      <w:r>
        <w:rPr>
          <w:rFonts w:hint="eastAsia" w:ascii="仿宋_GB2312" w:hAnsi="仿宋_GB2312" w:eastAsia="仿宋_GB2312" w:cs="仿宋_GB2312"/>
          <w:b/>
          <w:bCs/>
          <w:spacing w:val="-6"/>
          <w:sz w:val="32"/>
          <w:szCs w:val="32"/>
        </w:rPr>
        <w:t>第二章</w:t>
      </w:r>
      <w:r>
        <w:rPr>
          <w:rFonts w:hint="eastAsia" w:ascii="仿宋_GB2312" w:hAnsi="仿宋_GB2312" w:cs="仿宋_GB2312"/>
          <w:b/>
          <w:bCs/>
          <w:spacing w:val="-6"/>
          <w:sz w:val="32"/>
          <w:szCs w:val="32"/>
          <w:lang w:val="en-US" w:eastAsia="zh-CN"/>
        </w:rPr>
        <w:t xml:space="preserve"> </w:t>
      </w:r>
      <w:r>
        <w:rPr>
          <w:rFonts w:hint="eastAsia" w:ascii="仿宋_GB2312" w:hAnsi="仿宋_GB2312" w:eastAsia="仿宋_GB2312" w:cs="仿宋_GB2312"/>
          <w:b/>
          <w:bCs/>
          <w:spacing w:val="-6"/>
          <w:sz w:val="32"/>
          <w:szCs w:val="32"/>
        </w:rPr>
        <w:t>应急响应</w:t>
      </w:r>
      <w:bookmarkEnd w:id="53"/>
      <w:bookmarkEnd w:id="54"/>
    </w:p>
    <w:p w14:paraId="69B6925B">
      <w:pPr>
        <w:pStyle w:val="9"/>
        <w:bidi w:val="0"/>
        <w:outlineLvl w:val="2"/>
        <w:rPr>
          <w:rFonts w:hint="eastAsia"/>
        </w:rPr>
      </w:pPr>
      <w:bookmarkStart w:id="55" w:name="_Toc26562"/>
      <w:bookmarkStart w:id="56" w:name="_Toc15073"/>
      <w:r>
        <w:rPr>
          <w:rFonts w:hint="eastAsia"/>
        </w:rPr>
        <w:t>（一）监控预警</w:t>
      </w:r>
      <w:bookmarkEnd w:id="55"/>
      <w:bookmarkEnd w:id="56"/>
    </w:p>
    <w:p w14:paraId="3159C825">
      <w:pPr>
        <w:pStyle w:val="9"/>
        <w:bidi w:val="0"/>
        <w:rPr>
          <w:rFonts w:hint="eastAsia"/>
        </w:rPr>
      </w:pPr>
      <w:r>
        <w:commentReference w:id="2"/>
      </w:r>
      <w:r>
        <w:rPr>
          <w:rFonts w:hint="eastAsia"/>
          <w:lang w:eastAsia="zh-CN"/>
        </w:rPr>
        <w:t>广东省分公司网络支撑系统运营部门</w:t>
      </w:r>
      <w:r>
        <w:rPr>
          <w:rFonts w:hint="eastAsia"/>
        </w:rPr>
        <w:t>要建立和完善网络运营支撑系统监控预警机制，加强系统运行监测。发生突发事件、接到其他单位发布的预警或出现业务中断征兆时，要按照规定将监测信息进行上报。监测信息报送的内容包括：信息基本情况描述、可能产生的危害情况、可能影响的用户情况和拟采取的应对措施等。</w:t>
      </w:r>
    </w:p>
    <w:p w14:paraId="7B238BB4">
      <w:pPr>
        <w:pStyle w:val="9"/>
        <w:bidi w:val="0"/>
        <w:outlineLvl w:val="2"/>
        <w:rPr>
          <w:rFonts w:hint="eastAsia"/>
        </w:rPr>
      </w:pPr>
      <w:bookmarkStart w:id="57" w:name="_Toc28473"/>
      <w:bookmarkStart w:id="58" w:name="_Toc27731"/>
      <w:r>
        <w:rPr>
          <w:rFonts w:hint="eastAsia"/>
        </w:rPr>
        <w:t>（二）预防措施</w:t>
      </w:r>
      <w:bookmarkEnd w:id="57"/>
      <w:bookmarkEnd w:id="58"/>
    </w:p>
    <w:p w14:paraId="790CDAE2">
      <w:pPr>
        <w:pStyle w:val="9"/>
        <w:bidi w:val="0"/>
        <w:rPr>
          <w:rFonts w:hint="eastAsia"/>
        </w:rPr>
      </w:pPr>
      <w:r>
        <w:rPr>
          <w:rFonts w:hint="eastAsia"/>
          <w:lang w:eastAsia="zh-CN"/>
        </w:rPr>
        <w:t>广东省分公司网络支撑系统运营部门</w:t>
      </w:r>
      <w:r>
        <w:rPr>
          <w:rFonts w:hint="eastAsia"/>
        </w:rPr>
        <w:t>要从制度建设、技术实现、业务管理等方面建立健全网络运营支撑系统运行安全的预防机制。在规划和建设中要贯彻落实网络运营支撑系统运行安全的各项要求，不断提高网络运营支撑系统自愈和抗毁能力；加强对网络运营支撑系统的监控预警和隐患排查，及时整治风险隐患，强化监督检查，保障网络运营支撑系统运行安全畅通。</w:t>
      </w:r>
    </w:p>
    <w:p w14:paraId="7423E0E2">
      <w:pPr>
        <w:pStyle w:val="9"/>
        <w:bidi w:val="0"/>
        <w:outlineLvl w:val="2"/>
        <w:rPr>
          <w:rFonts w:hint="eastAsia"/>
        </w:rPr>
      </w:pPr>
      <w:bookmarkStart w:id="59" w:name="_Toc25245"/>
      <w:bookmarkStart w:id="60" w:name="_Toc24577"/>
      <w:r>
        <w:rPr>
          <w:rFonts w:hint="eastAsia"/>
        </w:rPr>
        <w:t>（三）故障分级</w:t>
      </w:r>
      <w:bookmarkEnd w:id="59"/>
      <w:bookmarkEnd w:id="60"/>
    </w:p>
    <w:p w14:paraId="307E0DAA">
      <w:pPr>
        <w:pStyle w:val="9"/>
        <w:bidi w:val="0"/>
        <w:rPr>
          <w:rFonts w:hint="eastAsia"/>
        </w:rPr>
      </w:pPr>
      <w:r>
        <w:rPr>
          <w:rFonts w:hint="eastAsia"/>
        </w:rPr>
        <w:t>根据系统功能、服务对象、业务场景和影响力等，将网络运营支撑系统分为核心系统、重要系统和一般系统三类。</w:t>
      </w:r>
    </w:p>
    <w:p w14:paraId="58A96C62">
      <w:pPr>
        <w:pStyle w:val="9"/>
        <w:bidi w:val="0"/>
        <w:rPr>
          <w:rFonts w:hint="eastAsia"/>
        </w:rPr>
      </w:pPr>
      <w:r>
        <w:rPr>
          <w:rFonts w:hint="eastAsia"/>
        </w:rPr>
        <w:t>原则上涉及到影响业务经营发展、两核两关、核心数据以及</w:t>
      </w:r>
      <w:r>
        <w:rPr>
          <w:rFonts w:hint="eastAsia"/>
          <w:lang w:val="en-US" w:eastAsia="zh-CN"/>
        </w:rPr>
        <w:t>省内</w:t>
      </w:r>
      <w:r>
        <w:rPr>
          <w:rFonts w:hint="eastAsia"/>
        </w:rPr>
        <w:t>重点任务支撑的系统应定义为核心系统；</w:t>
      </w:r>
    </w:p>
    <w:p w14:paraId="5E9559B5">
      <w:pPr>
        <w:pStyle w:val="9"/>
        <w:bidi w:val="0"/>
        <w:rPr>
          <w:rFonts w:hint="eastAsia"/>
        </w:rPr>
      </w:pPr>
      <w:r>
        <w:rPr>
          <w:rFonts w:hint="eastAsia"/>
        </w:rPr>
        <w:t>涉及影响网络稳定运行、生产组织调度、重要数据等支撑的系统，或涉及更改网络或客户业务配置、激活/去激活网元设备等影响网络运行操作的触网系统，可定义为重要系统；</w:t>
      </w:r>
    </w:p>
    <w:p w14:paraId="4224A5C3">
      <w:pPr>
        <w:pStyle w:val="9"/>
        <w:bidi w:val="0"/>
        <w:rPr>
          <w:rFonts w:hint="eastAsia"/>
        </w:rPr>
      </w:pPr>
      <w:r>
        <w:rPr>
          <w:rFonts w:hint="eastAsia"/>
        </w:rPr>
        <w:t>涉及数据统计分析等辅助支撑系统，可定义为一般系统。</w:t>
      </w:r>
    </w:p>
    <w:p w14:paraId="345BBA13">
      <w:pPr>
        <w:pStyle w:val="9"/>
        <w:bidi w:val="0"/>
        <w:rPr>
          <w:rFonts w:hint="eastAsia"/>
        </w:rPr>
      </w:pPr>
      <w:r>
        <w:rPr>
          <w:rFonts w:hint="eastAsia"/>
        </w:rPr>
        <w:t>依照《中国联通网络故障管理办法》，根据系统级别、故障影响的业务类型、用户规模、用户重要性、故障时长、服务范围等因素，将故障分为重大故障、较大故障、一般故障三个等级。</w:t>
      </w:r>
    </w:p>
    <w:p w14:paraId="70FAB94C">
      <w:pPr>
        <w:pStyle w:val="9"/>
        <w:bidi w:val="0"/>
        <w:rPr>
          <w:rFonts w:hint="eastAsia"/>
        </w:rPr>
      </w:pPr>
    </w:p>
    <w:p w14:paraId="4339923E">
      <w:pPr>
        <w:pStyle w:val="9"/>
        <w:bidi w:val="0"/>
        <w:rPr>
          <w:rFonts w:hint="eastAsia"/>
        </w:rPr>
      </w:pPr>
    </w:p>
    <w:tbl>
      <w:tblPr>
        <w:tblStyle w:val="18"/>
        <w:tblW w:w="901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90"/>
        <w:gridCol w:w="3450"/>
        <w:gridCol w:w="3975"/>
      </w:tblGrid>
      <w:tr w14:paraId="41DE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0" w:hRule="atLeast"/>
        </w:trPr>
        <w:tc>
          <w:tcPr>
            <w:tcW w:w="1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EACB5">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重大故障</w:t>
            </w:r>
          </w:p>
        </w:tc>
        <w:tc>
          <w:tcPr>
            <w:tcW w:w="3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301C4">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以下情况发生任意一种即为重大故障：</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1)系统完全瘫痪，导致系统所有功能均不可用，用户完全不可用的时长超过2小时；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2)系统影响到全省至少10个节点（含10个）重要功能不能正常使用时长超过2小时；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3)系统故障，导致系统不能进行接口信息传递，超过2小时。</w:t>
            </w:r>
          </w:p>
        </w:tc>
        <w:tc>
          <w:tcPr>
            <w:tcW w:w="3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1BEA3">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以下情况发生任意一种即为重大故障：</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1)系统完全瘫痪，导致系统所有功能均不可用，用户完全不可用的时长超4小时；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2)系统影响到全省至少10个节点（含10个）重要功能不能正常使用时长超过4小时；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3)系统故障，导致系统不能进行接口信息传递，超过4小时。</w:t>
            </w:r>
          </w:p>
        </w:tc>
      </w:tr>
      <w:tr w14:paraId="3B593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8D542">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较大故障</w:t>
            </w:r>
          </w:p>
        </w:tc>
        <w:tc>
          <w:tcPr>
            <w:tcW w:w="3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6B9DC">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以下情况发生任意一种即为较大故障：</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1)系统完全瘫痪，导致系统所有功能均不可用，用户完全不可用的时长超过1小时；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2)系统影响到全省至少3个节点（含3个）重要功能不能正常使用时长超过1小时；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3)系统故障，导致系统不能进行接口信息传递，超过1小时。</w:t>
            </w:r>
          </w:p>
        </w:tc>
        <w:tc>
          <w:tcPr>
            <w:tcW w:w="3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D3812">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以下情况发生任意一种即为较大故障：</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1)系统完全瘫痪，导致系统所有功能均不可用，用户完全不可用的时长超过2小时；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2)系统影响到全省至少3个节点（含3个）重要功能不能正常使用时长超过2小时；</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3)系统故障，导致系统不能进行接口信息传递，超过2小时。</w:t>
            </w:r>
          </w:p>
        </w:tc>
      </w:tr>
      <w:tr w14:paraId="4CE74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9A443">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一般故障</w:t>
            </w:r>
          </w:p>
        </w:tc>
        <w:tc>
          <w:tcPr>
            <w:tcW w:w="3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32B1D">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1)在承载业务期间出现运行质量降低，导致用户无法正常使用，业务或服务受到影响，发生危及系统安全稳定运行的情况</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2)除以上重大故障和较大故障外的其他故障</w:t>
            </w:r>
          </w:p>
        </w:tc>
        <w:tc>
          <w:tcPr>
            <w:tcW w:w="3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539F0">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1)在承载业务期间出现运行质量降低，导致用户无法正常使用，业务或服务受到影响，发生危及系统安全稳定运行的情况</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2)除以上重大故障和较大故障外的其他故障</w:t>
            </w:r>
          </w:p>
        </w:tc>
      </w:tr>
    </w:tbl>
    <w:p w14:paraId="0D81A44D">
      <w:pPr>
        <w:pStyle w:val="9"/>
        <w:bidi w:val="0"/>
        <w:rPr>
          <w:rFonts w:hint="eastAsia"/>
        </w:rPr>
      </w:pPr>
    </w:p>
    <w:p w14:paraId="575C831B">
      <w:pPr>
        <w:pStyle w:val="9"/>
        <w:bidi w:val="0"/>
        <w:outlineLvl w:val="2"/>
        <w:rPr>
          <w:rFonts w:hint="eastAsia"/>
        </w:rPr>
      </w:pPr>
      <w:bookmarkStart w:id="61" w:name="_Toc3150"/>
      <w:bookmarkStart w:id="62" w:name="_Toc22993"/>
      <w:r>
        <w:rPr>
          <w:rFonts w:hint="eastAsia"/>
        </w:rPr>
        <w:t>（四）响应分级</w:t>
      </w:r>
      <w:bookmarkEnd w:id="61"/>
      <w:bookmarkEnd w:id="62"/>
    </w:p>
    <w:p w14:paraId="61EA63B8">
      <w:pPr>
        <w:pStyle w:val="9"/>
        <w:bidi w:val="0"/>
        <w:rPr>
          <w:rFonts w:hint="eastAsia"/>
        </w:rPr>
      </w:pPr>
      <w:r>
        <w:rPr>
          <w:rFonts w:hint="eastAsia"/>
        </w:rPr>
        <w:t>根据网络运营支撑系统故障分级情况，将应急响应分为三级和四级。</w:t>
      </w:r>
    </w:p>
    <w:p w14:paraId="1823AACB">
      <w:pPr>
        <w:pStyle w:val="9"/>
        <w:bidi w:val="0"/>
        <w:rPr>
          <w:rFonts w:hint="eastAsia"/>
        </w:rPr>
      </w:pPr>
      <w:bookmarkStart w:id="63" w:name="_Toc8915"/>
      <w:r>
        <w:rPr>
          <w:rFonts w:hint="eastAsia"/>
        </w:rPr>
        <w:t>三级应急响应</w:t>
      </w:r>
      <w:bookmarkEnd w:id="63"/>
    </w:p>
    <w:p w14:paraId="278A9F3A">
      <w:pPr>
        <w:pStyle w:val="9"/>
        <w:bidi w:val="0"/>
        <w:rPr>
          <w:rFonts w:hint="eastAsia"/>
        </w:rPr>
      </w:pPr>
      <w:r>
        <w:rPr>
          <w:rFonts w:hint="eastAsia"/>
        </w:rPr>
        <w:t>应对网络运营支撑系统较大故障，启动三级应急响应。省级应急指挥调度组启动应急指挥调度，故障系统应急响应处置组启动预案，开展通信保障工作。</w:t>
      </w:r>
    </w:p>
    <w:p w14:paraId="5A2D773B">
      <w:pPr>
        <w:pStyle w:val="9"/>
        <w:bidi w:val="0"/>
        <w:rPr>
          <w:rFonts w:hint="eastAsia"/>
        </w:rPr>
      </w:pPr>
      <w:bookmarkStart w:id="64" w:name="_Toc5031"/>
      <w:r>
        <w:rPr>
          <w:rFonts w:hint="eastAsia"/>
        </w:rPr>
        <w:t>四级应急响应</w:t>
      </w:r>
      <w:bookmarkEnd w:id="64"/>
    </w:p>
    <w:p w14:paraId="3E1BEF41">
      <w:pPr>
        <w:pStyle w:val="9"/>
        <w:bidi w:val="0"/>
        <w:rPr>
          <w:rFonts w:hint="eastAsia"/>
        </w:rPr>
      </w:pPr>
      <w:r>
        <w:rPr>
          <w:rFonts w:hint="eastAsia"/>
        </w:rPr>
        <w:t>应对网络运营支撑系统一般故障，启动四级应急响应。由故障系统应急响应处置组启动预案，开展通信保障工作。</w:t>
      </w:r>
    </w:p>
    <w:p w14:paraId="5C9FB475">
      <w:pPr>
        <w:pStyle w:val="9"/>
        <w:bidi w:val="0"/>
        <w:rPr>
          <w:rFonts w:hint="eastAsia" w:eastAsia="仿宋_GB2312"/>
          <w:lang w:eastAsia="zh-CN"/>
        </w:rPr>
      </w:pPr>
      <w:ins w:id="5" w:author=" " w:date="2026-06-17T15:17:05Z">
        <w:r>
          <w:rPr>
            <w:rFonts w:hint="eastAsia"/>
            <w:lang w:eastAsia="zh-CN"/>
          </w:rPr>
          <w:t>（</w:t>
        </w:r>
      </w:ins>
      <w:ins w:id="6" w:author=" " w:date="2026-06-17T15:17:07Z">
        <w:r>
          <w:rPr>
            <w:rFonts w:hint="eastAsia"/>
            <w:lang w:val="en-US" w:eastAsia="zh-CN"/>
          </w:rPr>
          <w:t>这里</w:t>
        </w:r>
      </w:ins>
      <w:ins w:id="7" w:author=" " w:date="2026-06-17T15:17:10Z">
        <w:r>
          <w:rPr>
            <w:rFonts w:hint="eastAsia"/>
            <w:lang w:val="en-US" w:eastAsia="zh-CN"/>
          </w:rPr>
          <w:t>故障</w:t>
        </w:r>
      </w:ins>
      <w:ins w:id="8" w:author=" " w:date="2026-06-17T15:17:11Z">
        <w:r>
          <w:rPr>
            <w:rFonts w:hint="eastAsia"/>
            <w:lang w:val="en-US" w:eastAsia="zh-CN"/>
          </w:rPr>
          <w:t>等级</w:t>
        </w:r>
      </w:ins>
      <w:ins w:id="9" w:author=" " w:date="2026-06-17T15:17:14Z">
        <w:r>
          <w:rPr>
            <w:rFonts w:hint="eastAsia"/>
            <w:lang w:val="en-US" w:eastAsia="zh-CN"/>
          </w:rPr>
          <w:t>差别</w:t>
        </w:r>
      </w:ins>
      <w:ins w:id="10" w:author=" " w:date="2026-06-17T15:17:15Z">
        <w:r>
          <w:rPr>
            <w:rFonts w:hint="eastAsia"/>
            <w:lang w:val="en-US" w:eastAsia="zh-CN"/>
          </w:rPr>
          <w:t>比较</w:t>
        </w:r>
      </w:ins>
      <w:ins w:id="11" w:author=" " w:date="2026-06-17T15:17:16Z">
        <w:r>
          <w:rPr>
            <w:rFonts w:hint="eastAsia"/>
            <w:lang w:val="en-US" w:eastAsia="zh-CN"/>
          </w:rPr>
          <w:t>大</w:t>
        </w:r>
      </w:ins>
      <w:ins w:id="12" w:author=" " w:date="2026-06-17T15:17:05Z">
        <w:r>
          <w:rPr>
            <w:rFonts w:hint="eastAsia"/>
            <w:lang w:eastAsia="zh-CN"/>
          </w:rPr>
          <w:t>）</w:t>
        </w:r>
      </w:ins>
    </w:p>
    <w:tbl>
      <w:tblPr>
        <w:tblStyle w:val="18"/>
        <w:tblW w:w="859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20"/>
        <w:gridCol w:w="1755"/>
        <w:gridCol w:w="4920"/>
      </w:tblGrid>
      <w:tr w14:paraId="53DEA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ED78D">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故障分级</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978A0">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分级响应</w:t>
            </w:r>
          </w:p>
        </w:tc>
        <w:tc>
          <w:tcPr>
            <w:tcW w:w="4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D7435">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省公司</w:t>
            </w:r>
          </w:p>
        </w:tc>
      </w:tr>
      <w:tr w14:paraId="3812B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0F895">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重大/较大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97300">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三级</w:t>
            </w:r>
          </w:p>
        </w:tc>
        <w:tc>
          <w:tcPr>
            <w:tcW w:w="4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3ECE1">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省公司网络支撑系统运营部门分管副总经理收到上报后，组织省内相关专业处室总监指挥调度故障处理</w:t>
            </w:r>
          </w:p>
        </w:tc>
      </w:tr>
      <w:tr w14:paraId="6113D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1D174">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一般</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5560C">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四级</w:t>
            </w:r>
          </w:p>
        </w:tc>
        <w:tc>
          <w:tcPr>
            <w:tcW w:w="4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BA6D2">
            <w:pPr>
              <w:keepNext w:val="0"/>
              <w:keepLines w:val="0"/>
              <w:widowControl/>
              <w:suppressLineNumbers w:val="0"/>
              <w:jc w:val="left"/>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snapToGrid w:val="0"/>
                <w:color w:val="000000"/>
                <w:kern w:val="0"/>
                <w:sz w:val="32"/>
                <w:szCs w:val="32"/>
                <w:u w:val="none"/>
                <w:lang w:val="en-US" w:eastAsia="zh-CN" w:bidi="ar"/>
              </w:rPr>
              <w:t>省级网络支撑系统运营部门相关专业科室经理指挥调度</w:t>
            </w:r>
            <w:r>
              <w:rPr>
                <w:rFonts w:hint="eastAsia" w:ascii="仿宋_GB2312" w:hAnsi="仿宋_GB2312" w:eastAsia="仿宋_GB2312" w:cs="仿宋_GB2312"/>
                <w:i w:val="0"/>
                <w:iCs w:val="0"/>
                <w:snapToGrid w:val="0"/>
                <w:color w:val="000000"/>
                <w:kern w:val="0"/>
                <w:sz w:val="32"/>
                <w:szCs w:val="32"/>
                <w:u w:val="none"/>
                <w:lang w:val="en-US" w:eastAsia="zh-CN" w:bidi="ar"/>
              </w:rPr>
              <w:br w:type="textWrapping"/>
            </w:r>
            <w:r>
              <w:rPr>
                <w:rFonts w:hint="eastAsia" w:ascii="仿宋_GB2312" w:hAnsi="仿宋_GB2312" w:eastAsia="仿宋_GB2312" w:cs="仿宋_GB2312"/>
                <w:i w:val="0"/>
                <w:iCs w:val="0"/>
                <w:snapToGrid w:val="0"/>
                <w:color w:val="000000"/>
                <w:kern w:val="0"/>
                <w:sz w:val="32"/>
                <w:szCs w:val="32"/>
                <w:u w:val="none"/>
                <w:lang w:val="en-US" w:eastAsia="zh-CN" w:bidi="ar"/>
              </w:rPr>
              <w:t>总部直管网络运营支撑系统故障处理</w:t>
            </w:r>
          </w:p>
        </w:tc>
      </w:tr>
    </w:tbl>
    <w:p w14:paraId="1EF32EC9">
      <w:pPr>
        <w:pStyle w:val="9"/>
        <w:bidi w:val="0"/>
        <w:rPr>
          <w:rFonts w:hint="eastAsia"/>
        </w:rPr>
      </w:pPr>
      <w:r>
        <w:rPr>
          <w:rFonts w:hint="eastAsia"/>
        </w:rPr>
        <w:t>故障应急响应启动后，可视故障情况发展变化，以及</w:t>
      </w:r>
      <w:r>
        <w:rPr>
          <w:rFonts w:hint="eastAsia"/>
          <w:lang w:val="en-US" w:eastAsia="zh-CN"/>
        </w:rPr>
        <w:t>省内</w:t>
      </w:r>
      <w:r>
        <w:rPr>
          <w:rFonts w:hint="eastAsia"/>
        </w:rPr>
        <w:t>行业主管部门及其他上级单位发布响应级别进行相应调整，避免响应不足或响应过度。</w:t>
      </w:r>
    </w:p>
    <w:p w14:paraId="7C57F2B6">
      <w:pPr>
        <w:pStyle w:val="9"/>
        <w:bidi w:val="0"/>
        <w:rPr>
          <w:rFonts w:hint="eastAsia"/>
        </w:rPr>
      </w:pPr>
    </w:p>
    <w:p w14:paraId="7E7853CD">
      <w:pPr>
        <w:pStyle w:val="9"/>
        <w:bidi w:val="0"/>
        <w:outlineLvl w:val="2"/>
        <w:rPr>
          <w:rFonts w:hint="eastAsia"/>
        </w:rPr>
      </w:pPr>
      <w:bookmarkStart w:id="65" w:name="_Toc9279"/>
      <w:bookmarkStart w:id="66" w:name="_Toc20495"/>
      <w:r>
        <w:rPr>
          <w:rFonts w:hint="eastAsia"/>
        </w:rPr>
        <w:t>（五）触发机制</w:t>
      </w:r>
      <w:bookmarkEnd w:id="65"/>
      <w:bookmarkEnd w:id="66"/>
    </w:p>
    <w:p w14:paraId="2547E4AA">
      <w:pPr>
        <w:pStyle w:val="9"/>
        <w:bidi w:val="0"/>
        <w:rPr>
          <w:rFonts w:hint="eastAsia"/>
        </w:rPr>
      </w:pPr>
      <w:r>
        <w:rPr>
          <w:rFonts w:hint="eastAsia"/>
        </w:rPr>
        <w:t>网络</w:t>
      </w:r>
      <w:r>
        <w:rPr>
          <w:rFonts w:hint="eastAsia"/>
          <w:lang w:val="en-US" w:eastAsia="zh-CN"/>
        </w:rPr>
        <w:t>支撑系统</w:t>
      </w:r>
      <w:r>
        <w:rPr>
          <w:rFonts w:hint="eastAsia"/>
        </w:rPr>
        <w:t>运营单位根据《中国联通网络故障管理办法》、《网络故障分级分类报送标准》对已经达到故障等级或可能达到相应故障等级的触发相应等级响应。</w:t>
      </w:r>
    </w:p>
    <w:p w14:paraId="2D9B5974">
      <w:pPr>
        <w:pStyle w:val="9"/>
        <w:bidi w:val="0"/>
        <w:rPr>
          <w:rFonts w:hint="eastAsia"/>
        </w:rPr>
      </w:pPr>
    </w:p>
    <w:p w14:paraId="1C5B04E6">
      <w:pPr>
        <w:pStyle w:val="9"/>
        <w:spacing w:before="191" w:line="222" w:lineRule="auto"/>
        <w:ind w:firstLine="420"/>
        <w:jc w:val="both"/>
        <w:outlineLvl w:val="1"/>
        <w:rPr>
          <w:rFonts w:hint="eastAsia" w:ascii="仿宋_GB2312" w:hAnsi="仿宋_GB2312" w:eastAsia="仿宋_GB2312" w:cs="仿宋_GB2312"/>
          <w:b/>
          <w:bCs/>
          <w:spacing w:val="-6"/>
          <w:sz w:val="32"/>
          <w:szCs w:val="32"/>
        </w:rPr>
      </w:pPr>
      <w:bookmarkStart w:id="67" w:name="_Toc22241"/>
      <w:bookmarkStart w:id="68" w:name="_Toc11601"/>
      <w:r>
        <w:rPr>
          <w:rFonts w:hint="eastAsia" w:ascii="仿宋_GB2312" w:hAnsi="仿宋_GB2312" w:eastAsia="仿宋_GB2312" w:cs="仿宋_GB2312"/>
          <w:b/>
          <w:bCs/>
          <w:spacing w:val="-6"/>
          <w:sz w:val="32"/>
          <w:szCs w:val="32"/>
        </w:rPr>
        <w:t>第三章</w:t>
      </w:r>
      <w:r>
        <w:rPr>
          <w:rFonts w:hint="eastAsia" w:ascii="仿宋_GB2312" w:hAnsi="仿宋_GB2312" w:cs="仿宋_GB2312"/>
          <w:b/>
          <w:bCs/>
          <w:spacing w:val="-6"/>
          <w:sz w:val="32"/>
          <w:szCs w:val="32"/>
          <w:lang w:val="en-US" w:eastAsia="zh-CN"/>
        </w:rPr>
        <w:t xml:space="preserve"> </w:t>
      </w:r>
      <w:r>
        <w:rPr>
          <w:rFonts w:hint="eastAsia" w:ascii="仿宋_GB2312" w:hAnsi="仿宋_GB2312" w:eastAsia="仿宋_GB2312" w:cs="仿宋_GB2312"/>
          <w:b/>
          <w:bCs/>
          <w:spacing w:val="-6"/>
          <w:sz w:val="32"/>
          <w:szCs w:val="32"/>
        </w:rPr>
        <w:t>预案演练</w:t>
      </w:r>
      <w:bookmarkEnd w:id="67"/>
      <w:bookmarkEnd w:id="68"/>
    </w:p>
    <w:p w14:paraId="0931E0EF">
      <w:pPr>
        <w:pStyle w:val="9"/>
        <w:bidi w:val="0"/>
        <w:outlineLvl w:val="2"/>
        <w:rPr>
          <w:rFonts w:hint="eastAsia"/>
        </w:rPr>
      </w:pPr>
      <w:bookmarkStart w:id="69" w:name="_Toc12185"/>
      <w:bookmarkStart w:id="70" w:name="_Toc5184"/>
      <w:r>
        <w:rPr>
          <w:rFonts w:hint="eastAsia"/>
        </w:rPr>
        <w:t>（一）演练计划</w:t>
      </w:r>
      <w:bookmarkEnd w:id="69"/>
      <w:bookmarkEnd w:id="70"/>
    </w:p>
    <w:p w14:paraId="67B0A39F">
      <w:pPr>
        <w:pStyle w:val="9"/>
        <w:bidi w:val="0"/>
        <w:rPr>
          <w:rFonts w:hint="eastAsia"/>
        </w:rPr>
      </w:pPr>
      <w:r>
        <w:rPr>
          <w:rFonts w:hint="eastAsia"/>
        </w:rPr>
        <w:t>根据《中国联通通信网络运行维护规程-网络运营支撑系统分册》要求，各级网络运营支撑系统运营单位应对预案定期进行演练，预案演练方式以桌面推演和实际操作演练为主，各单位应结合实际，制定年度应急预案演练计划并组织实施；根据网络运行事故风险特点，各级单位每年至少组织一次综合应急预案演练，每半年至少组织1 次故障场景预案演练，每季度至少组织一次抢通抢修预案演练。</w:t>
      </w:r>
    </w:p>
    <w:p w14:paraId="3828394C">
      <w:pPr>
        <w:pStyle w:val="9"/>
        <w:bidi w:val="0"/>
        <w:outlineLvl w:val="2"/>
        <w:rPr>
          <w:rFonts w:hint="eastAsia"/>
        </w:rPr>
      </w:pPr>
      <w:bookmarkStart w:id="71" w:name="_Toc5328"/>
      <w:bookmarkStart w:id="72" w:name="_Toc24505"/>
      <w:r>
        <w:rPr>
          <w:rFonts w:hint="eastAsia"/>
        </w:rPr>
        <w:t>（二）演练方案模板</w:t>
      </w:r>
      <w:bookmarkEnd w:id="71"/>
      <w:bookmarkEnd w:id="72"/>
    </w:p>
    <w:p w14:paraId="0F6D272E">
      <w:pPr>
        <w:pStyle w:val="9"/>
        <w:bidi w:val="0"/>
        <w:rPr>
          <w:rFonts w:hint="eastAsia"/>
        </w:rPr>
      </w:pPr>
      <w:r>
        <w:rPr>
          <w:rFonts w:hint="eastAsia"/>
        </w:rPr>
        <w:t>1．演练目的</w:t>
      </w:r>
    </w:p>
    <w:p w14:paraId="7C9C1DF3">
      <w:pPr>
        <w:pStyle w:val="9"/>
        <w:bidi w:val="0"/>
        <w:rPr>
          <w:rFonts w:hint="eastAsia"/>
        </w:rPr>
      </w:pPr>
      <w:r>
        <w:rPr>
          <w:rFonts w:hint="eastAsia"/>
        </w:rPr>
        <w:t>2．演练原则</w:t>
      </w:r>
    </w:p>
    <w:p w14:paraId="17252676">
      <w:pPr>
        <w:pStyle w:val="9"/>
        <w:bidi w:val="0"/>
        <w:rPr>
          <w:rFonts w:hint="eastAsia"/>
        </w:rPr>
      </w:pPr>
      <w:r>
        <w:rPr>
          <w:rFonts w:hint="eastAsia"/>
        </w:rPr>
        <w:t>3．演练基本信息</w:t>
      </w:r>
    </w:p>
    <w:p w14:paraId="161F8AC8">
      <w:pPr>
        <w:pStyle w:val="9"/>
        <w:bidi w:val="0"/>
        <w:rPr>
          <w:rFonts w:hint="eastAsia"/>
        </w:rPr>
      </w:pPr>
      <w:r>
        <w:rPr>
          <w:rFonts w:hint="eastAsia"/>
        </w:rPr>
        <w:t>4．演练组织机构及职责</w:t>
      </w:r>
    </w:p>
    <w:p w14:paraId="4B91BA68">
      <w:pPr>
        <w:pStyle w:val="9"/>
        <w:bidi w:val="0"/>
        <w:rPr>
          <w:rFonts w:hint="eastAsia"/>
        </w:rPr>
      </w:pPr>
      <w:r>
        <w:rPr>
          <w:rFonts w:hint="eastAsia"/>
        </w:rPr>
        <w:t>5．演练场景</w:t>
      </w:r>
    </w:p>
    <w:p w14:paraId="19A60880">
      <w:pPr>
        <w:pStyle w:val="9"/>
        <w:bidi w:val="0"/>
        <w:rPr>
          <w:rFonts w:hint="eastAsia"/>
        </w:rPr>
      </w:pPr>
      <w:r>
        <w:rPr>
          <w:rFonts w:hint="eastAsia"/>
        </w:rPr>
        <w:t>6. 演练实施流程</w:t>
      </w:r>
    </w:p>
    <w:p w14:paraId="25613407">
      <w:pPr>
        <w:pStyle w:val="9"/>
        <w:bidi w:val="0"/>
        <w:rPr>
          <w:rFonts w:hint="eastAsia"/>
        </w:rPr>
      </w:pPr>
      <w:r>
        <w:rPr>
          <w:rFonts w:hint="eastAsia"/>
        </w:rPr>
        <w:t>7. 应急保障</w:t>
      </w:r>
    </w:p>
    <w:p w14:paraId="5A49BA6D">
      <w:pPr>
        <w:pStyle w:val="9"/>
        <w:bidi w:val="0"/>
        <w:rPr>
          <w:rFonts w:hint="eastAsia"/>
        </w:rPr>
      </w:pPr>
      <w:r>
        <w:rPr>
          <w:rFonts w:hint="eastAsia"/>
        </w:rPr>
        <w:t>8. 演练评估与总结</w:t>
      </w:r>
    </w:p>
    <w:p w14:paraId="12D42D00">
      <w:pPr>
        <w:pStyle w:val="9"/>
        <w:bidi w:val="0"/>
        <w:rPr>
          <w:rFonts w:hint="eastAsia"/>
        </w:rPr>
      </w:pPr>
    </w:p>
    <w:p w14:paraId="0D78FE0D">
      <w:pPr>
        <w:pStyle w:val="9"/>
        <w:bidi w:val="0"/>
        <w:outlineLvl w:val="2"/>
        <w:rPr>
          <w:rFonts w:hint="eastAsia"/>
        </w:rPr>
      </w:pPr>
      <w:bookmarkStart w:id="73" w:name="_Toc15391"/>
      <w:bookmarkStart w:id="74" w:name="_Toc7814"/>
      <w:r>
        <w:rPr>
          <w:rFonts w:hint="eastAsia"/>
        </w:rPr>
        <w:t>（三）演练评价</w:t>
      </w:r>
      <w:bookmarkEnd w:id="73"/>
      <w:bookmarkEnd w:id="74"/>
    </w:p>
    <w:p w14:paraId="4180843F">
      <w:pPr>
        <w:pStyle w:val="9"/>
        <w:bidi w:val="0"/>
        <w:rPr>
          <w:rFonts w:hint="eastAsia"/>
        </w:rPr>
      </w:pPr>
      <w:r>
        <w:rPr>
          <w:rFonts w:hint="eastAsia"/>
        </w:rPr>
        <w:t>应急预案演练结束后，应急预案演练的主办、承办和参加单位应对应急预案演练效果进行全面评估，形成评估报告。评估报告要重点分析应急工作机制、应急响应程序、抢险措施等方面存在的不足，提出改进意见和建议。从演练组织准备情况、响应与处置过程、演练效果、存在问题、改进意见和建议等5 个方面对演练进行详细评价。</w:t>
      </w:r>
    </w:p>
    <w:p w14:paraId="3624DAE5">
      <w:pPr>
        <w:pStyle w:val="9"/>
        <w:bidi w:val="0"/>
        <w:rPr>
          <w:rFonts w:hint="eastAsia"/>
        </w:rPr>
      </w:pPr>
      <w:bookmarkStart w:id="75" w:name="_Toc32487"/>
      <w:r>
        <w:rPr>
          <w:rFonts w:hint="eastAsia"/>
        </w:rPr>
        <w:t>1. 组织准备情况</w:t>
      </w:r>
      <w:bookmarkEnd w:id="75"/>
    </w:p>
    <w:p w14:paraId="4685765D">
      <w:pPr>
        <w:pStyle w:val="9"/>
        <w:bidi w:val="0"/>
        <w:rPr>
          <w:rFonts w:hint="eastAsia"/>
        </w:rPr>
      </w:pPr>
      <w:r>
        <w:rPr>
          <w:rFonts w:hint="eastAsia"/>
        </w:rPr>
        <w:t>演练方案是否完整、职责明确，组织机构是否健全。参演人员是否提前培训、熟悉流程，准备是否充分。</w:t>
      </w:r>
    </w:p>
    <w:p w14:paraId="32D1B697">
      <w:pPr>
        <w:pStyle w:val="9"/>
        <w:bidi w:val="0"/>
        <w:rPr>
          <w:rFonts w:hint="eastAsia"/>
        </w:rPr>
      </w:pPr>
      <w:bookmarkStart w:id="76" w:name="_Toc17962"/>
      <w:r>
        <w:rPr>
          <w:rFonts w:hint="eastAsia"/>
        </w:rPr>
        <w:t>2. 响应与处置过程</w:t>
      </w:r>
      <w:bookmarkEnd w:id="76"/>
    </w:p>
    <w:p w14:paraId="0BD659B8">
      <w:pPr>
        <w:pStyle w:val="9"/>
        <w:bidi w:val="0"/>
        <w:rPr>
          <w:rFonts w:hint="eastAsia"/>
        </w:rPr>
      </w:pPr>
      <w:r>
        <w:rPr>
          <w:rFonts w:hint="eastAsia"/>
        </w:rPr>
        <w:t>监控预警、报告、启动应急响应是否迅速及时。现场指挥是否有序、指令是否清晰，各环节衔接是否顺畅。参演人员是否态度认真、配合是否默契、行动是否迅速。</w:t>
      </w:r>
    </w:p>
    <w:p w14:paraId="26481227">
      <w:pPr>
        <w:pStyle w:val="9"/>
        <w:bidi w:val="0"/>
        <w:rPr>
          <w:rFonts w:hint="eastAsia"/>
        </w:rPr>
      </w:pPr>
      <w:bookmarkStart w:id="77" w:name="_Toc21600"/>
      <w:r>
        <w:rPr>
          <w:rFonts w:hint="eastAsia"/>
        </w:rPr>
        <w:t>3. 实战效果</w:t>
      </w:r>
      <w:bookmarkEnd w:id="77"/>
    </w:p>
    <w:p w14:paraId="2060B7F8">
      <w:pPr>
        <w:pStyle w:val="9"/>
        <w:bidi w:val="0"/>
        <w:rPr>
          <w:rFonts w:hint="eastAsia"/>
        </w:rPr>
      </w:pPr>
      <w:r>
        <w:rPr>
          <w:rFonts w:hint="eastAsia"/>
        </w:rPr>
        <w:t>是否有效检验了应急预案的实用性、可操作性。是否提升了人员应急处置实际操作能力。是否强化了协同配合、快速反应能力。是否达到预期演练目标、无安全事故。</w:t>
      </w:r>
    </w:p>
    <w:p w14:paraId="04B6286E">
      <w:pPr>
        <w:pStyle w:val="9"/>
        <w:bidi w:val="0"/>
        <w:rPr>
          <w:rFonts w:hint="eastAsia"/>
        </w:rPr>
      </w:pPr>
      <w:bookmarkStart w:id="78" w:name="_Toc26158"/>
      <w:r>
        <w:rPr>
          <w:rFonts w:hint="eastAsia"/>
        </w:rPr>
        <w:t>4. 存在问题</w:t>
      </w:r>
      <w:bookmarkEnd w:id="78"/>
    </w:p>
    <w:p w14:paraId="45A99757">
      <w:pPr>
        <w:pStyle w:val="9"/>
        <w:bidi w:val="0"/>
        <w:rPr>
          <w:rFonts w:hint="eastAsia"/>
        </w:rPr>
      </w:pPr>
      <w:r>
        <w:rPr>
          <w:rFonts w:hint="eastAsia"/>
        </w:rPr>
        <w:t>是否存在人员应急意识不足、响应偏慢。部分环节衔接是否不够流畅，演练人员对应急流程熟练度是否有待提升。现场秩序、信息上报细节是否不够规范。</w:t>
      </w:r>
    </w:p>
    <w:p w14:paraId="5CAA1B83">
      <w:pPr>
        <w:pStyle w:val="9"/>
        <w:bidi w:val="0"/>
        <w:rPr>
          <w:rFonts w:hint="eastAsia"/>
        </w:rPr>
      </w:pPr>
    </w:p>
    <w:p w14:paraId="02CF5471">
      <w:pPr>
        <w:pStyle w:val="9"/>
        <w:bidi w:val="0"/>
        <w:rPr>
          <w:rFonts w:hint="eastAsia"/>
        </w:rPr>
      </w:pPr>
      <w:bookmarkStart w:id="79" w:name="_Toc543"/>
      <w:r>
        <w:rPr>
          <w:rFonts w:hint="eastAsia"/>
        </w:rPr>
        <w:t>5. 改进意见和建议</w:t>
      </w:r>
      <w:bookmarkEnd w:id="79"/>
    </w:p>
    <w:p w14:paraId="2017ED3C">
      <w:pPr>
        <w:pStyle w:val="9"/>
        <w:bidi w:val="0"/>
        <w:rPr>
          <w:rFonts w:hint="eastAsia"/>
        </w:rPr>
      </w:pPr>
      <w:r>
        <w:rPr>
          <w:rFonts w:hint="eastAsia"/>
        </w:rPr>
        <w:t>进一步完善应急预案，简化流程、强化实操。加强常态化培训与实操演练，提高熟练度。定期检查维护应急物资、设备、通讯。强化现场指挥、信息报送、协同联动。针对薄弱环节开展专项训练。</w:t>
      </w:r>
    </w:p>
    <w:p w14:paraId="41F4AE60">
      <w:pPr>
        <w:pStyle w:val="9"/>
        <w:bidi w:val="0"/>
        <w:outlineLvl w:val="2"/>
        <w:rPr>
          <w:rFonts w:hint="eastAsia"/>
        </w:rPr>
      </w:pPr>
      <w:bookmarkStart w:id="80" w:name="_Toc26157"/>
      <w:bookmarkStart w:id="81" w:name="_Toc27532"/>
      <w:r>
        <w:rPr>
          <w:rFonts w:hint="eastAsia"/>
        </w:rPr>
        <w:t>（四）演练档案管理</w:t>
      </w:r>
      <w:bookmarkEnd w:id="80"/>
      <w:bookmarkEnd w:id="81"/>
    </w:p>
    <w:p w14:paraId="1877615D">
      <w:pPr>
        <w:pStyle w:val="9"/>
        <w:bidi w:val="0"/>
        <w:rPr>
          <w:rFonts w:hint="eastAsia"/>
        </w:rPr>
      </w:pPr>
      <w:r>
        <w:rPr>
          <w:rFonts w:hint="eastAsia"/>
        </w:rPr>
        <w:t>预案演练应建立演练档案，网络运营支撑系统运营单位负责对本系统的预案演练档案进行整理、审核、归档与动态更新等全生命周期管理，确保演练档案内容完整、要素齐全、格式规范、更新及时、留存合规，实现演练全流程可追溯、可核查、可复盘。演练档案应至少包括以下内容：</w:t>
      </w:r>
    </w:p>
    <w:p w14:paraId="36A1432D">
      <w:pPr>
        <w:pStyle w:val="9"/>
        <w:bidi w:val="0"/>
        <w:rPr>
          <w:rFonts w:hint="eastAsia"/>
        </w:rPr>
      </w:pPr>
      <w:r>
        <w:rPr>
          <w:rFonts w:hint="eastAsia"/>
        </w:rPr>
        <w:t>1．年度应急预案演练计划；</w:t>
      </w:r>
    </w:p>
    <w:p w14:paraId="561FF9BB">
      <w:pPr>
        <w:pStyle w:val="9"/>
        <w:bidi w:val="0"/>
        <w:rPr>
          <w:rFonts w:hint="eastAsia"/>
        </w:rPr>
      </w:pPr>
      <w:r>
        <w:rPr>
          <w:rFonts w:hint="eastAsia"/>
        </w:rPr>
        <w:t>2．应急预案演练方案；</w:t>
      </w:r>
    </w:p>
    <w:p w14:paraId="5733DABF">
      <w:pPr>
        <w:pStyle w:val="9"/>
        <w:bidi w:val="0"/>
        <w:rPr>
          <w:rFonts w:hint="eastAsia"/>
        </w:rPr>
      </w:pPr>
      <w:r>
        <w:rPr>
          <w:rFonts w:hint="eastAsia"/>
        </w:rPr>
        <w:t>3．应急预案演练评估报告；</w:t>
      </w:r>
    </w:p>
    <w:p w14:paraId="64D2C250">
      <w:pPr>
        <w:pStyle w:val="9"/>
        <w:bidi w:val="0"/>
        <w:rPr>
          <w:rFonts w:hint="eastAsia"/>
        </w:rPr>
      </w:pPr>
      <w:r>
        <w:rPr>
          <w:rFonts w:hint="eastAsia"/>
        </w:rPr>
        <w:t>4．应急预案演练记录。</w:t>
      </w:r>
    </w:p>
    <w:p w14:paraId="27802D13">
      <w:pPr>
        <w:pStyle w:val="9"/>
        <w:bidi w:val="0"/>
        <w:rPr>
          <w:rFonts w:hint="eastAsia"/>
        </w:rPr>
      </w:pPr>
    </w:p>
    <w:p w14:paraId="7FF523C4">
      <w:pPr>
        <w:pStyle w:val="9"/>
        <w:spacing w:before="191" w:line="222" w:lineRule="auto"/>
        <w:ind w:firstLine="420"/>
        <w:jc w:val="both"/>
        <w:outlineLvl w:val="1"/>
        <w:rPr>
          <w:rFonts w:hint="eastAsia" w:ascii="仿宋_GB2312" w:hAnsi="仿宋_GB2312" w:eastAsia="仿宋_GB2312" w:cs="仿宋_GB2312"/>
          <w:b/>
          <w:bCs/>
          <w:spacing w:val="-6"/>
          <w:sz w:val="32"/>
          <w:szCs w:val="32"/>
        </w:rPr>
      </w:pPr>
      <w:bookmarkStart w:id="82" w:name="_Toc20111"/>
      <w:bookmarkStart w:id="83" w:name="_Toc11930"/>
      <w:r>
        <w:rPr>
          <w:rFonts w:hint="eastAsia" w:ascii="仿宋_GB2312" w:hAnsi="仿宋_GB2312" w:eastAsia="仿宋_GB2312" w:cs="仿宋_GB2312"/>
          <w:b/>
          <w:bCs/>
          <w:spacing w:val="-6"/>
          <w:sz w:val="32"/>
          <w:szCs w:val="32"/>
        </w:rPr>
        <w:t>第四章</w:t>
      </w:r>
      <w:r>
        <w:rPr>
          <w:rFonts w:hint="eastAsia" w:ascii="仿宋_GB2312" w:hAnsi="仿宋_GB2312" w:eastAsia="仿宋_GB2312" w:cs="仿宋_GB2312"/>
          <w:b/>
          <w:bCs/>
          <w:spacing w:val="-6"/>
          <w:sz w:val="32"/>
          <w:szCs w:val="32"/>
          <w:lang w:val="en-US" w:eastAsia="zh-CN"/>
        </w:rPr>
        <w:t xml:space="preserve"> </w:t>
      </w:r>
      <w:r>
        <w:rPr>
          <w:rFonts w:hint="eastAsia" w:ascii="仿宋_GB2312" w:hAnsi="仿宋_GB2312" w:eastAsia="仿宋_GB2312" w:cs="仿宋_GB2312"/>
          <w:b/>
          <w:bCs/>
          <w:spacing w:val="-6"/>
          <w:sz w:val="32"/>
          <w:szCs w:val="32"/>
        </w:rPr>
        <w:t>后期工作</w:t>
      </w:r>
      <w:bookmarkEnd w:id="82"/>
      <w:bookmarkEnd w:id="83"/>
    </w:p>
    <w:p w14:paraId="58A904D9">
      <w:pPr>
        <w:pStyle w:val="9"/>
        <w:bidi w:val="0"/>
        <w:outlineLvl w:val="2"/>
        <w:rPr>
          <w:rFonts w:hint="eastAsia"/>
        </w:rPr>
      </w:pPr>
      <w:bookmarkStart w:id="84" w:name="_Toc21470"/>
      <w:bookmarkStart w:id="85" w:name="_Toc25397"/>
      <w:r>
        <w:rPr>
          <w:rFonts w:hint="eastAsia"/>
        </w:rPr>
        <w:t>（一）情况汇报</w:t>
      </w:r>
      <w:bookmarkEnd w:id="84"/>
      <w:bookmarkEnd w:id="85"/>
    </w:p>
    <w:p w14:paraId="7951BFAF">
      <w:pPr>
        <w:pStyle w:val="9"/>
        <w:bidi w:val="0"/>
        <w:rPr>
          <w:rFonts w:hint="eastAsia"/>
        </w:rPr>
      </w:pPr>
      <w:r>
        <w:rPr>
          <w:rFonts w:hint="eastAsia"/>
        </w:rPr>
        <w:t>网络运营支撑系统发生故障后，系统负责人进一步了解故障情况和业务受影响情况后，报专业</w:t>
      </w:r>
      <w:r>
        <w:rPr>
          <w:rFonts w:hint="eastAsia"/>
          <w:lang w:val="en-US" w:eastAsia="zh-CN"/>
        </w:rPr>
        <w:t>科室经理</w:t>
      </w:r>
      <w:r>
        <w:rPr>
          <w:rFonts w:hint="eastAsia"/>
        </w:rPr>
        <w:t>，专业</w:t>
      </w:r>
      <w:r>
        <w:rPr>
          <w:rFonts w:hint="eastAsia"/>
          <w:lang w:val="en-US" w:eastAsia="zh-CN"/>
        </w:rPr>
        <w:t>科室经理</w:t>
      </w:r>
      <w:r>
        <w:rPr>
          <w:rFonts w:hint="eastAsia"/>
        </w:rPr>
        <w:t>按故障影响情况将网络故障信息报部门分管副总经理，部门领导根据故障等级预警酌情逐级上报。故障发生至解除全过程，按照有关规定及时上报应急响应事件，上报流程严格遵循《中国联通网络故障管理办法》规定，严禁迟报、漏报、瞒报。</w:t>
      </w:r>
    </w:p>
    <w:p w14:paraId="48B2B246">
      <w:pPr>
        <w:pStyle w:val="9"/>
        <w:bidi w:val="0"/>
        <w:outlineLvl w:val="2"/>
        <w:rPr>
          <w:rFonts w:hint="eastAsia"/>
        </w:rPr>
      </w:pPr>
      <w:bookmarkStart w:id="86" w:name="_Toc12662"/>
      <w:bookmarkStart w:id="87" w:name="_Toc22927"/>
      <w:r>
        <w:rPr>
          <w:rFonts w:hint="eastAsia"/>
        </w:rPr>
        <w:t>（二）复盘总结</w:t>
      </w:r>
      <w:bookmarkEnd w:id="86"/>
      <w:bookmarkEnd w:id="87"/>
    </w:p>
    <w:p w14:paraId="0EDB5C08">
      <w:pPr>
        <w:pStyle w:val="9"/>
        <w:bidi w:val="0"/>
        <w:rPr>
          <w:rFonts w:hint="eastAsia"/>
        </w:rPr>
      </w:pPr>
      <w:r>
        <w:rPr>
          <w:rFonts w:hint="eastAsia"/>
        </w:rPr>
        <w:t>网络运营支撑系统故障处理结束后，网络运营支撑系统维护管理部门应及时组织召开故障分析会，依据</w:t>
      </w:r>
      <w:r>
        <w:rPr>
          <w:rFonts w:hint="eastAsia"/>
          <w:highlight w:val="red"/>
          <w:rPrChange w:id="13" w:author=" " w:date="2026-06-17T15:19:55Z">
            <w:rPr>
              <w:rFonts w:hint="eastAsia"/>
            </w:rPr>
          </w:rPrChange>
        </w:rPr>
        <w:t>《网络运营事业部网络故障管理实施细则》</w:t>
      </w:r>
      <w:r>
        <w:rPr>
          <w:rFonts w:hint="eastAsia"/>
        </w:rPr>
        <w:t>网络故障分析报告模板分析梳理，按照“四不放过”原则围绕故障全过程开展系统性复盘分析，重点剖析故障原因（含硬件缺陷、软件漏洞、配置错误、人为操作、外部攻击、流程缺失等）、响应时效、协同效率与应急处置等环节盲点，开展责任认定、故障定级，对暴露问题提出改进措施，举一反三，杜绝类似故障发生。</w:t>
      </w:r>
    </w:p>
    <w:p w14:paraId="7FDE2BE9">
      <w:pPr>
        <w:pStyle w:val="9"/>
        <w:bidi w:val="0"/>
        <w:outlineLvl w:val="2"/>
        <w:rPr>
          <w:rFonts w:hint="eastAsia"/>
        </w:rPr>
      </w:pPr>
      <w:bookmarkStart w:id="88" w:name="_Toc16523"/>
      <w:bookmarkStart w:id="89" w:name="_Toc9840"/>
      <w:r>
        <w:rPr>
          <w:rFonts w:hint="eastAsia"/>
        </w:rPr>
        <w:t>（三）整改措施</w:t>
      </w:r>
      <w:bookmarkEnd w:id="88"/>
      <w:bookmarkEnd w:id="89"/>
    </w:p>
    <w:p w14:paraId="603167CD">
      <w:pPr>
        <w:pStyle w:val="9"/>
        <w:bidi w:val="0"/>
        <w:rPr>
          <w:rFonts w:hint="eastAsia"/>
        </w:rPr>
      </w:pPr>
      <w:r>
        <w:rPr>
          <w:rFonts w:hint="eastAsia"/>
        </w:rPr>
        <w:t>基于复盘总结结论，由故障责任系统牵头出具《网络故障分析报告》，明确整改任务清单、责任单位、完成时限等。整改措施须聚焦“治本”与“预防”，以不再发生、发生可快速恢复两项目标，从技术、管理、业务维度，举一反三制定整改措施。网络运营支撑系统维护管理部门应持续积累典型网络故障案例，分析故障原因，制定整改措施并实施整改；对于典型性、普遍性的网络故障，应做到举一反三，消除故障隐患，完善应急预案，持续提升网络本质安全水平和应急处置能力。</w:t>
      </w:r>
    </w:p>
    <w:p w14:paraId="36B7C852">
      <w:pPr>
        <w:pStyle w:val="9"/>
        <w:bidi w:val="0"/>
        <w:outlineLvl w:val="2"/>
        <w:rPr>
          <w:rFonts w:hint="eastAsia"/>
        </w:rPr>
      </w:pPr>
      <w:bookmarkStart w:id="90" w:name="_Toc31854"/>
      <w:bookmarkStart w:id="91" w:name="_Toc14510"/>
      <w:r>
        <w:rPr>
          <w:rFonts w:hint="eastAsia"/>
        </w:rPr>
        <w:t>（四）监督检查</w:t>
      </w:r>
      <w:bookmarkEnd w:id="90"/>
      <w:bookmarkEnd w:id="91"/>
    </w:p>
    <w:p w14:paraId="07C3CC17">
      <w:pPr>
        <w:pStyle w:val="9"/>
        <w:bidi w:val="0"/>
        <w:rPr>
          <w:rFonts w:hint="eastAsia"/>
        </w:rPr>
      </w:pPr>
      <w:r>
        <w:rPr>
          <w:rFonts w:hint="eastAsia"/>
        </w:rPr>
        <w:t>对在通信网络运行事故等事件应急处置中作出突出贡献的集体和个人，按照有关规定给予表彰和奖励；对存在违法违规行为的，依照有关国家法律和党内法规追究责任；对未按规定编制修订应急预案、未定期组织应急预案演练的，依照有关规定追究责任。</w:t>
      </w:r>
    </w:p>
    <w:p w14:paraId="0B8D1C02">
      <w:pPr>
        <w:pStyle w:val="9"/>
        <w:bidi w:val="0"/>
        <w:rPr>
          <w:rFonts w:hint="eastAsia"/>
        </w:rPr>
      </w:pPr>
    </w:p>
    <w:p w14:paraId="7F274E53">
      <w:pPr>
        <w:bidi w:val="0"/>
        <w:jc w:val="center"/>
        <w:outlineLvl w:val="0"/>
        <w:rPr>
          <w:rFonts w:hint="eastAsia" w:ascii="仿宋_GB2312" w:hAnsi="仿宋_GB2312" w:eastAsia="仿宋_GB2312" w:cs="仿宋_GB2312"/>
          <w:b/>
          <w:bCs/>
          <w:kern w:val="44"/>
          <w:sz w:val="44"/>
          <w:szCs w:val="44"/>
          <w:lang w:val="en-US" w:eastAsia="zh-CN" w:bidi="ar-SA"/>
        </w:rPr>
      </w:pPr>
      <w:bookmarkStart w:id="92" w:name="_Toc293"/>
      <w:bookmarkStart w:id="93" w:name="_Toc19453"/>
      <w:r>
        <w:rPr>
          <w:rFonts w:hint="eastAsia" w:ascii="仿宋_GB2312" w:hAnsi="仿宋_GB2312" w:eastAsia="仿宋_GB2312" w:cs="仿宋_GB2312"/>
          <w:b/>
          <w:bCs/>
          <w:kern w:val="44"/>
          <w:sz w:val="44"/>
          <w:szCs w:val="44"/>
          <w:lang w:val="en-US" w:eastAsia="zh-CN" w:bidi="ar-SA"/>
        </w:rPr>
        <w:t>第二篇 故障场景部分</w:t>
      </w:r>
      <w:bookmarkEnd w:id="92"/>
      <w:bookmarkEnd w:id="93"/>
    </w:p>
    <w:p w14:paraId="79244CFD">
      <w:pPr>
        <w:pStyle w:val="3"/>
        <w:keepNext/>
        <w:keepLines/>
        <w:pageBreakBefore w:val="0"/>
        <w:widowControl w:val="0"/>
        <w:numPr>
          <w:ilvl w:val="0"/>
          <w:numId w:val="0"/>
        </w:numPr>
        <w:tabs>
          <w:tab w:val="left" w:pos="0"/>
        </w:tabs>
        <w:kinsoku/>
        <w:wordWrap/>
        <w:overflowPunct/>
        <w:topLinePunct w:val="0"/>
        <w:autoSpaceDE/>
        <w:autoSpaceDN/>
        <w:bidi w:val="0"/>
        <w:adjustRightInd/>
        <w:snapToGrid/>
        <w:spacing w:before="20" w:after="20" w:line="413" w:lineRule="auto"/>
        <w:ind w:leftChars="0"/>
        <w:textAlignment w:val="auto"/>
        <w:rPr>
          <w:rFonts w:hint="eastAsia" w:ascii="仿宋_GB2312" w:hAnsi="仿宋_GB2312" w:eastAsia="仿宋_GB2312" w:cs="仿宋_GB2312"/>
          <w:b/>
          <w:highlight w:val="green"/>
          <w:lang w:val="en-US" w:eastAsia="zh-CN"/>
        </w:rPr>
      </w:pPr>
      <w:bookmarkStart w:id="94" w:name="_Toc11935"/>
      <w:bookmarkStart w:id="95" w:name="_Toc7106"/>
      <w:bookmarkStart w:id="96" w:name="_Toc21336"/>
      <w:r>
        <w:rPr>
          <w:rFonts w:hint="eastAsia" w:ascii="仿宋_GB2312" w:hAnsi="仿宋_GB2312" w:eastAsia="仿宋_GB2312" w:cs="仿宋_GB2312"/>
          <w:b/>
          <w:lang w:val="en-US" w:eastAsia="zh-CN"/>
        </w:rPr>
        <w:t>第一章 应急处置</w:t>
      </w:r>
      <w:bookmarkEnd w:id="94"/>
      <w:bookmarkEnd w:id="95"/>
      <w:bookmarkEnd w:id="96"/>
    </w:p>
    <w:p w14:paraId="5A621E3D">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outlineLvl w:val="2"/>
        <w:rPr>
          <w:rFonts w:hint="eastAsia" w:ascii="仿宋_GB2312" w:hAnsi="仿宋_GB2312" w:eastAsia="仿宋_GB2312" w:cs="仿宋_GB2312"/>
          <w:b/>
          <w:bCs/>
          <w:kern w:val="2"/>
          <w:sz w:val="32"/>
          <w:szCs w:val="32"/>
          <w:lang w:val="en-US" w:eastAsia="zh-CN" w:bidi="ar-SA"/>
        </w:rPr>
      </w:pPr>
      <w:bookmarkStart w:id="97" w:name="_Toc17474"/>
      <w:bookmarkStart w:id="98" w:name="_Toc11223"/>
      <w:r>
        <w:rPr>
          <w:rFonts w:hint="eastAsia" w:ascii="仿宋_GB2312" w:hAnsi="仿宋_GB2312" w:eastAsia="仿宋_GB2312" w:cs="仿宋_GB2312"/>
          <w:b/>
          <w:bCs/>
          <w:kern w:val="2"/>
          <w:sz w:val="32"/>
          <w:szCs w:val="32"/>
          <w:lang w:val="en-US" w:eastAsia="zh-CN" w:bidi="ar-SA"/>
        </w:rPr>
        <w:t>（一）网络运行安全</w:t>
      </w:r>
      <w:bookmarkEnd w:id="97"/>
      <w:bookmarkEnd w:id="98"/>
    </w:p>
    <w:p w14:paraId="0F715E1E">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业务应用</w:t>
      </w:r>
    </w:p>
    <w:p w14:paraId="6CB5BCB3">
      <w:pPr>
        <w:pStyle w:val="7"/>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场景一：系统进程故障</w:t>
      </w:r>
    </w:p>
    <w:p w14:paraId="5A9D33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典型特征</w:t>
      </w:r>
    </w:p>
    <w:p w14:paraId="78DEE52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负载升高，响应变慢，但常规监控（CPU、内存）无明显异常；使用top或ps看到大量进程处于异常状态（如僵尸进程Z、不可中断睡眠D、CPU使用率100%但无响应）；应用无法正常停止或重启，kill命令无效；日志中出现“Outofmemory”或“Cannotallocatememory”，但内存还有剩余；系统文件描述符耗尽，lsof显示大量异常打开的文件。</w:t>
      </w:r>
    </w:p>
    <w:p w14:paraId="132126E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业务</w:t>
      </w:r>
      <w:r>
        <w:rPr>
          <w:rFonts w:hint="eastAsia" w:ascii="仿宋_GB2312" w:hAnsi="仿宋_GB2312" w:eastAsia="仿宋_GB2312" w:cs="仿宋_GB2312"/>
          <w:sz w:val="32"/>
          <w:szCs w:val="32"/>
          <w:lang w:val="en-US" w:eastAsia="zh-CN"/>
        </w:rPr>
        <w:t>影响</w:t>
      </w:r>
    </w:p>
    <w:p w14:paraId="312C278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此次异常进程引发核心业务级故障，受影响服务器上所有业务全面瘫痪，在线服务、后台任务、中间件均无法正常运行，导致业务中断、用户投诉、数据异常及营收损失，故障无法通过常规操作恢复，需紧急运维介入，还可能引发合规风险，对业务稳定运营造成严重冲击。</w:t>
      </w:r>
    </w:p>
    <w:p w14:paraId="2F568A8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运行指标及用户感知影响</w:t>
      </w:r>
    </w:p>
    <w:p w14:paraId="2739C46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运行指标：CPU/内存使用率异常升高、可疑进程PID存在、进程数量异常增多。</w:t>
      </w:r>
    </w:p>
    <w:p w14:paraId="23533F0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用户感知：大量业务响应变慢或请求失败；服务器操作卡顿。</w:t>
      </w:r>
    </w:p>
    <w:p w14:paraId="14ADC32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（4）原因分析</w:t>
      </w:r>
    </w:p>
    <w:p w14:paraId="0B939CC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僵尸进程：子进程结束后父进程未调用wait()回收，导致进程表条目残留。</w:t>
      </w:r>
    </w:p>
    <w:p w14:paraId="304CAB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不可中断睡眠（D状态）：进程等待I/O（如磁盘、网络）且无法被信号中断，通常由I/O故障或NFS挂载问题引起。</w:t>
      </w:r>
    </w:p>
    <w:p w14:paraId="0C4AD88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死循环/挂起：代码逻辑问题导致进程无响应，但CPU占用可能正常或偏高。</w:t>
      </w:r>
    </w:p>
    <w:p w14:paraId="5CC2987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资源耗尽：进程耗尽了文件描述符、内存或线程数，导致卡住。</w:t>
      </w:r>
    </w:p>
    <w:p w14:paraId="2E4415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信号阻塞：进程阻塞了SIGTERM等终止信号，无法正常杀死。</w:t>
      </w:r>
    </w:p>
    <w:p w14:paraId="0638B0B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父进程僵死：父进程已死，子进程成为孤儿进程被init接管，但仍可能异常</w:t>
      </w:r>
    </w:p>
    <w:p w14:paraId="6408428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（5）故障处置</w:t>
      </w:r>
    </w:p>
    <w:p w14:paraId="53BCDC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第一阶段：紧急恢复</w:t>
      </w:r>
    </w:p>
    <w:p w14:paraId="6839136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1.异常进程识别</w:t>
      </w:r>
    </w:p>
    <w:p w14:paraId="7720B1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对系统内运行进程进行全面排查，筛选出处于僵尸状态、不可中断睡眠状态等异常进程，明确异常进程的数量与具体信息。</w:t>
      </w:r>
    </w:p>
    <w:p w14:paraId="4DA448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2.僵尸进程处理</w:t>
      </w:r>
    </w:p>
    <w:p w14:paraId="6F5AC26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僵尸进程无法直接终止，需先定位其父进程信息。若父进程正常运行，可尝试通知父进程回收子进程资源；若该方式无效，在业务允许的前提下终止父进程，父进程终止后，僵尸子进程会被系统初始进程接管并清理。若父进程为系统核心初始进程，常规手段无法回收时，需考虑重启服务器。</w:t>
      </w:r>
    </w:p>
    <w:p w14:paraId="7B2835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不可中断睡眠（D状态）进程处理D状态进程多因磁盘、网络文件系统等I/O异常导致，无法直接强制终止。优先排查硬件报错、磁盘存储空间、网络文件系统挂载状态等问题；若为网络文件系统挂载卡死，可尝试重新挂载或重启相关服务；问题无法修复时，需重启服务器恢复。</w:t>
      </w:r>
    </w:p>
    <w:p w14:paraId="174DE98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4.无响应进程强制终止</w:t>
      </w:r>
    </w:p>
    <w:p w14:paraId="4E6327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先采用温和方式尝试正常终止进程，保障资源正常释放；若进程持续无响应，再执行强制终止操作，操作前需评估资源残留风险。</w:t>
      </w:r>
    </w:p>
    <w:p w14:paraId="6004758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5.文件描述符资源释放</w:t>
      </w:r>
    </w:p>
    <w:p w14:paraId="47CBB4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针对文件描述符耗尽导致的进程卡死问题，通过重启异常进程、关闭冗余文件占用等方式，释放系统文件描述符资源。</w:t>
      </w:r>
    </w:p>
    <w:p w14:paraId="4FC00F1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6.集群节点临时隔离</w:t>
      </w:r>
    </w:p>
    <w:p w14:paraId="1F0E8FD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若为集群部署环境，将存在异常的节点从负载均衡、服务发现体系中摘除，阻断新的业务请求流入，防止故障范围扩大。</w:t>
      </w:r>
    </w:p>
    <w:p w14:paraId="431CA1E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第二阶段：根因定位</w:t>
      </w:r>
    </w:p>
    <w:p w14:paraId="35D906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1.进程详细信息分析</w:t>
      </w:r>
    </w:p>
    <w:p w14:paraId="100B3B4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查看异常进程打开的文件、运行环境变量，获取进程运行堆栈信息，全面掌握进程运行状态与异常特征。</w:t>
      </w:r>
    </w:p>
    <w:p w14:paraId="15F7F2C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2.系统日志排查</w:t>
      </w:r>
    </w:p>
    <w:p w14:paraId="63C810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调取系统运行日志与硬件日志，分析日志中的报错信息，定位进程异常的系统层面诱因。</w:t>
      </w:r>
    </w:p>
    <w:p w14:paraId="503764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3.系统资源限制核查</w:t>
      </w:r>
    </w:p>
    <w:p w14:paraId="277C9E9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检查进程对应的系统资源限制配置，确认是否因资源上限不足导致进程运行异常。</w:t>
      </w:r>
    </w:p>
    <w:p w14:paraId="773361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4.应用与调用跟踪</w:t>
      </w:r>
    </w:p>
    <w:p w14:paraId="3D2990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针对应用程序自身问题，如线程死锁等情况，查看应用线程堆栈；跟踪进程系统调用行为，分析程序执行逻辑异常点。</w:t>
      </w:r>
    </w:p>
    <w:p w14:paraId="3B476D7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5.父进程行为核查</w:t>
      </w:r>
    </w:p>
    <w:p w14:paraId="0DE961F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针对僵尸进程问题，核查父进程运行逻辑，判断是否存在未正常回收子进程的程序缺陷。</w:t>
      </w:r>
    </w:p>
    <w:p w14:paraId="7DAD97E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三、操作风险评估与处置措施</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51"/>
        <w:gridCol w:w="2556"/>
        <w:gridCol w:w="3859"/>
      </w:tblGrid>
      <w:tr w14:paraId="06BF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906" w:type="dxa"/>
            <w:shd w:val="clear" w:color="auto" w:fill="auto"/>
            <w:vAlign w:val="center"/>
          </w:tcPr>
          <w:p w14:paraId="0E359D8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操作步骤</w:t>
            </w:r>
          </w:p>
        </w:tc>
        <w:tc>
          <w:tcPr>
            <w:tcW w:w="2526" w:type="dxa"/>
            <w:shd w:val="clear" w:color="auto" w:fill="auto"/>
            <w:vAlign w:val="center"/>
          </w:tcPr>
          <w:p w14:paraId="36376AB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风险</w:t>
            </w:r>
          </w:p>
        </w:tc>
        <w:tc>
          <w:tcPr>
            <w:tcW w:w="3814" w:type="dxa"/>
            <w:shd w:val="clear" w:color="auto" w:fill="auto"/>
            <w:vAlign w:val="center"/>
          </w:tcPr>
          <w:p w14:paraId="7494918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处置措施</w:t>
            </w:r>
          </w:p>
        </w:tc>
      </w:tr>
      <w:tr w14:paraId="7B9A7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06" w:type="dxa"/>
            <w:shd w:val="clear" w:color="auto" w:fill="auto"/>
            <w:vAlign w:val="center"/>
          </w:tcPr>
          <w:p w14:paraId="028A4F3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强制终止无响应进程</w:t>
            </w:r>
          </w:p>
        </w:tc>
        <w:tc>
          <w:tcPr>
            <w:tcW w:w="2526" w:type="dxa"/>
            <w:shd w:val="clear" w:color="auto" w:fill="auto"/>
            <w:vAlign w:val="center"/>
          </w:tcPr>
          <w:p w14:paraId="2B30FDE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进程若处于文件写入、数据库事务等关键操作，强制终止易引发数据损坏、文件锁残留</w:t>
            </w:r>
          </w:p>
        </w:tc>
        <w:tc>
          <w:tcPr>
            <w:tcW w:w="3814" w:type="dxa"/>
            <w:shd w:val="clear" w:color="auto" w:fill="auto"/>
            <w:vAlign w:val="center"/>
          </w:tcPr>
          <w:p w14:paraId="7707375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优先使用正常终止方式，仅确认进程无响应后再执行强制操作；数据库类有状态进程，需提前确认主从切换与数据恢复机制</w:t>
            </w:r>
          </w:p>
        </w:tc>
      </w:tr>
      <w:tr w14:paraId="097F3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06" w:type="dxa"/>
            <w:shd w:val="clear" w:color="auto" w:fill="auto"/>
            <w:vAlign w:val="center"/>
          </w:tcPr>
          <w:p w14:paraId="6EF8B82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终止僵尸进程父进程</w:t>
            </w:r>
          </w:p>
        </w:tc>
        <w:tc>
          <w:tcPr>
            <w:tcW w:w="2526" w:type="dxa"/>
            <w:shd w:val="clear" w:color="auto" w:fill="auto"/>
            <w:vAlign w:val="center"/>
          </w:tcPr>
          <w:p w14:paraId="236A509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若父进程为系统核心进程，易导致系统不稳定、业务服务中断</w:t>
            </w:r>
          </w:p>
        </w:tc>
        <w:tc>
          <w:tcPr>
            <w:tcW w:w="3814" w:type="dxa"/>
            <w:shd w:val="clear" w:color="auto" w:fill="auto"/>
            <w:vAlign w:val="center"/>
          </w:tcPr>
          <w:p w14:paraId="4A49994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终止前核实父进程具体身份，规避系统关键进程误操作</w:t>
            </w:r>
          </w:p>
        </w:tc>
      </w:tr>
      <w:tr w14:paraId="582A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06" w:type="dxa"/>
            <w:shd w:val="clear" w:color="auto" w:fill="auto"/>
            <w:vAlign w:val="center"/>
          </w:tcPr>
          <w:p w14:paraId="257534C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重启服务器</w:t>
            </w:r>
          </w:p>
        </w:tc>
        <w:tc>
          <w:tcPr>
            <w:tcW w:w="2526" w:type="dxa"/>
            <w:shd w:val="clear" w:color="auto" w:fill="auto"/>
            <w:vAlign w:val="center"/>
          </w:tcPr>
          <w:p w14:paraId="01BC0F7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造成全业务中断，可能丢失未写入磁盘的数据</w:t>
            </w:r>
          </w:p>
        </w:tc>
        <w:tc>
          <w:tcPr>
            <w:tcW w:w="3814" w:type="dxa"/>
            <w:shd w:val="clear" w:color="auto" w:fill="auto"/>
            <w:vAlign w:val="center"/>
          </w:tcPr>
          <w:p w14:paraId="38707A5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仅适用于大量异常进程无法恢复的极端场景；操作前通知业务相关方，确认数据备份与容灾机制可用</w:t>
            </w:r>
          </w:p>
        </w:tc>
      </w:tr>
      <w:tr w14:paraId="13A0C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06" w:type="dxa"/>
            <w:shd w:val="clear" w:color="auto" w:fill="auto"/>
            <w:vAlign w:val="center"/>
          </w:tcPr>
          <w:p w14:paraId="2585506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跟踪进程系统调用</w:t>
            </w:r>
          </w:p>
        </w:tc>
        <w:tc>
          <w:tcPr>
            <w:tcW w:w="2526" w:type="dxa"/>
            <w:shd w:val="clear" w:color="auto" w:fill="auto"/>
            <w:vAlign w:val="center"/>
          </w:tcPr>
          <w:p w14:paraId="6A7C242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会显著降低进程运行效率，引发业务响应延迟</w:t>
            </w:r>
          </w:p>
        </w:tc>
        <w:tc>
          <w:tcPr>
            <w:tcW w:w="3814" w:type="dxa"/>
            <w:shd w:val="clear" w:color="auto" w:fill="auto"/>
            <w:vAlign w:val="center"/>
          </w:tcPr>
          <w:p w14:paraId="519EDD8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选择业务低峰期执行，缩短跟踪时长，仅附加运行中进程进行跟踪</w:t>
            </w:r>
          </w:p>
        </w:tc>
      </w:tr>
      <w:tr w14:paraId="5EDA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06" w:type="dxa"/>
            <w:shd w:val="clear" w:color="auto" w:fill="auto"/>
            <w:vAlign w:val="center"/>
          </w:tcPr>
          <w:p w14:paraId="19D9C1B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集群节点摘除隔离</w:t>
            </w:r>
          </w:p>
        </w:tc>
        <w:tc>
          <w:tcPr>
            <w:tcW w:w="2526" w:type="dxa"/>
            <w:shd w:val="clear" w:color="auto" w:fill="auto"/>
            <w:vAlign w:val="center"/>
          </w:tcPr>
          <w:p w14:paraId="4332423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节点内未处理完成的请求会中断，影响部分业务</w:t>
            </w:r>
          </w:p>
        </w:tc>
        <w:tc>
          <w:tcPr>
            <w:tcW w:w="3814" w:type="dxa"/>
            <w:shd w:val="clear" w:color="auto" w:fill="auto"/>
            <w:vAlign w:val="center"/>
          </w:tcPr>
          <w:p w14:paraId="70579EE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摘除前等待节点处理完现有请求，必要时手动关闭长连接；操作后核查流量切换情况</w:t>
            </w:r>
          </w:p>
        </w:tc>
      </w:tr>
    </w:tbl>
    <w:p w14:paraId="205F97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四、故障闭环</w:t>
      </w:r>
    </w:p>
    <w:p w14:paraId="78389C8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1.短期恢复确认</w:t>
      </w:r>
    </w:p>
    <w:p w14:paraId="2F14D4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再次核查系统进程状态，确认无僵尸进程、D状态等异常进程；验证业务应用运行正常，相关监控告警已消除；若重启过进程或服务器，全面校验业务功能完整性。</w:t>
      </w:r>
    </w:p>
    <w:p w14:paraId="1E5D8DF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2.长期优化措施</w:t>
      </w:r>
    </w:p>
    <w:p w14:paraId="3237EF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代码层面：修复父进程未正常回收子进程的程序漏洞，完善子进程资源回收机制；为长时间I/O操作设置超时机制，避免进程进入不可中断睡眠状态。</w:t>
      </w:r>
    </w:p>
    <w:p w14:paraId="613984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监控完善：新增进程状态专项监控，实现僵尸进程、D状态进程实时告警；增加系统文件描述符使用率监控，提前预警资源耗尽风险。</w:t>
      </w:r>
    </w:p>
    <w:p w14:paraId="2FEDF07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系统参数调优：合理调整系统文件描述符、用户进程数等资源限制参数；优化网络文件系统挂载配置，支持卡死操作的中断处理。</w:t>
      </w:r>
    </w:p>
    <w:p w14:paraId="55CA6A0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定期巡检：常态化检查系统进程运行状态，及早发现并处置潜在异常。</w:t>
      </w:r>
    </w:p>
    <w:p w14:paraId="166B39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应急预案：编制标准化的异常进程处置流程，定期组织应急演练。</w:t>
      </w:r>
    </w:p>
    <w:p w14:paraId="5DFB36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3.文档记录与复盘</w:t>
      </w:r>
    </w:p>
    <w:p w14:paraId="1A2EA7A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完整记录故障发生时间、根本原因、处置全过程及后续改进措施；更新应急预案，补充本次故障处置经验；组织故障复盘会议，明确各项优化措施的责任人与完成时限。</w:t>
      </w:r>
    </w:p>
    <w:p w14:paraId="1D9DC1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4.闭环验证</w:t>
      </w:r>
    </w:p>
    <w:p w14:paraId="178D35C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持续观察系统运行情况，确认无同类进程异常问题复发；通过模拟异常场景，验证监控告警有效性与应急处置流程可行性。</w:t>
      </w:r>
    </w:p>
    <w:p w14:paraId="401CCFFD">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场景二：定时任务中断故障</w:t>
      </w:r>
    </w:p>
    <w:p w14:paraId="4BA6E2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392E7B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业务反馈本该定时执行的任务（如数据备份、报表生成、日志清理）没有正常执行。</w:t>
      </w:r>
    </w:p>
    <w:p w14:paraId="463403D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监控系统发现定时任务产生了大量错误日志。</w:t>
      </w:r>
    </w:p>
    <w:p w14:paraId="678CDA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系统负载异常升高，发现是某个定时任务进程消耗大量CPU或内存</w:t>
      </w:r>
    </w:p>
    <w:p w14:paraId="052CC8C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66B37E8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32"/>
          <w:szCs w:val="32"/>
          <w:lang w:val="en-US" w:eastAsia="zh-CN"/>
        </w:rPr>
        <w:t>定时任务异常引发业务级故障，数据备份、ETL、对账单生成等核心业务环节中断，导致大量数据丢失、业务对账异常、</w:t>
      </w:r>
      <w:r>
        <w:rPr>
          <w:rFonts w:hint="eastAsia" w:ascii="仿宋_GB2312" w:hAnsi="仿宋_GB2312" w:eastAsia="仿宋_GB2312" w:cs="仿宋_GB2312"/>
          <w:sz w:val="32"/>
          <w:szCs w:val="32"/>
          <w:lang w:eastAsia="zh-CN"/>
        </w:rPr>
        <w:t>任务积压或冗余数据堆积</w:t>
      </w:r>
      <w:r>
        <w:rPr>
          <w:rFonts w:hint="eastAsia" w:ascii="仿宋_GB2312" w:hAnsi="仿宋_GB2312" w:eastAsia="仿宋_GB2312" w:cs="仿宋_GB2312"/>
          <w:sz w:val="32"/>
          <w:szCs w:val="32"/>
          <w:lang w:val="en-US" w:eastAsia="zh-CN"/>
        </w:rPr>
        <w:t>，引发合规风险及经济损失，需紧急介入处置，严重影响业务正常运转。</w:t>
      </w:r>
    </w:p>
    <w:p w14:paraId="596542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0C11E3B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运行指标：任务显示状态为“失败”或“运行中”远超正常时长；任务队列积压。</w:t>
      </w:r>
    </w:p>
    <w:p w14:paraId="55E7AF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用户感知：业务人员无法按时查看报表；下游系统数据延迟；用户未按时收到推送通知等。</w:t>
      </w:r>
    </w:p>
    <w:p w14:paraId="3AC09F0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47B6D7F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crond服务未运行：服务异常停止或未启动。</w:t>
      </w:r>
    </w:p>
    <w:p w14:paraId="7E1CC29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cron表达式错误：时间配置不正确，导致任务未按预期执行。</w:t>
      </w:r>
    </w:p>
    <w:p w14:paraId="66B951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脚本权限问题：脚本无可执行权限，或脚本需要的环境变量未设置。</w:t>
      </w:r>
    </w:p>
    <w:p w14:paraId="0C50E44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脚本本身错误：脚本中有语法错误、命令不存在、路径不对。</w:t>
      </w:r>
    </w:p>
    <w:p w14:paraId="5D7752B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资源不足：任务执行时系统内存、CPU不足，导致进程卡死或失败。</w:t>
      </w:r>
    </w:p>
    <w:p w14:paraId="6174AF1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任务重叠：任务执行时间过长，新任务启动时旧任务还未结束，导致多个进程同时运行。</w:t>
      </w:r>
    </w:p>
    <w:p w14:paraId="0AEBF24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日志过大：任务输出未重定向，导致邮件发送失败或/var/spool/mail被写满。</w:t>
      </w:r>
    </w:p>
    <w:p w14:paraId="30D5D9A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环境变量问题：cron执行时加载的环境变量比交互式shell少，导致命令找不到或行为异常。</w:t>
      </w:r>
    </w:p>
    <w:p w14:paraId="72AA18D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0750CF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4FF9FB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1.检查并恢复crond服务</w:t>
      </w:r>
    </w:p>
    <w:p w14:paraId="11A4EC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首先检查定时任务服务的运行状态，若服务未启动，立即启动服务并配置开机自动运行，保障基础调度能力正常。</w:t>
      </w:r>
    </w:p>
    <w:p w14:paraId="2BA9644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2.排查定时任务执行错误</w:t>
      </w:r>
    </w:p>
    <w:p w14:paraId="2DABDB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查看定时任务运行日志，根据日志提示定位具体故障原因，包括执行用户不存在、脚本权限不足、输出邮件发送失败等常见问题。</w:t>
      </w:r>
    </w:p>
    <w:p w14:paraId="6793E4B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3.终止卡死的任务进程</w:t>
      </w:r>
    </w:p>
    <w:p w14:paraId="7B01DF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排查正在运行的异常定时任务进程，针对执行超时、无响应的进程，执行强制终止操作，避免持续占用系统资源。</w:t>
      </w:r>
    </w:p>
    <w:p w14:paraId="5AFBFF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4.手动测试脚本执行</w:t>
      </w:r>
    </w:p>
    <w:p w14:paraId="3C24291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直接运行故障脚本，验证脚本是否可正常执行，根据执行报错修复问题，包括添加脚本执行权限、修正文件路径、安装缺失依赖等。</w:t>
      </w:r>
    </w:p>
    <w:p w14:paraId="6F11139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5.临时禁用问题任务</w:t>
      </w:r>
    </w:p>
    <w:p w14:paraId="6F6642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通过注释定时任务配置、重命名脚本文件的方式，临时禁用异常任务，防止故障重复发生，为排查修复预留时间。</w:t>
      </w:r>
    </w:p>
    <w:p w14:paraId="69FD6B1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6.解决任务重叠执行问题</w:t>
      </w:r>
    </w:p>
    <w:p w14:paraId="04C3C1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针对同一任务重复运行的情况，在脚本中添加进程锁机制，确保同一时间仅允许一个实例运行，避免业务冲突。</w:t>
      </w:r>
    </w:p>
    <w:p w14:paraId="44A1251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7.修复环境变量异常</w:t>
      </w:r>
    </w:p>
    <w:p w14:paraId="514038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在脚本开头加载系统环境变量，所有命令使用绝对路径调用，解决定时任务执行时环境变量缺失导致的运行失败。</w:t>
      </w:r>
    </w:p>
    <w:p w14:paraId="32E7E6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61B123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1.校验定时任务时间规则</w:t>
      </w:r>
    </w:p>
    <w:p w14:paraId="4F6640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核对定时任务的时间配置是否符合预期，可通过修改时间进行临时测试，确认时间表达式配置无误。</w:t>
      </w:r>
    </w:p>
    <w:p w14:paraId="6E12806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2.分析脚本执行日志</w:t>
      </w:r>
    </w:p>
    <w:p w14:paraId="3C70E1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查看脚本自身运行日志，同时在定时任务配置中添加日志重定向，完整捕获脚本执行的标准输出和错误信息。</w:t>
      </w:r>
    </w:p>
    <w:p w14:paraId="15242A2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3.核查系统资源与网络</w:t>
      </w:r>
    </w:p>
    <w:p w14:paraId="46A34F4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检查服务器内存、磁盘空间是否充足，针对需要调用外部服务的任务，验证网络连通性是否正常。</w:t>
      </w:r>
    </w:p>
    <w:p w14:paraId="73A4EF7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4.清理系统邮件积压</w:t>
      </w:r>
    </w:p>
    <w:p w14:paraId="5B84D93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定时任务默认会将输出内容以邮件形式发送，无邮件服务时会产生积压文件，占用磁盘空间，需及时清理。</w:t>
      </w:r>
    </w:p>
    <w:p w14:paraId="56C63B6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5.全面核查定时任务配置</w:t>
      </w:r>
    </w:p>
    <w:p w14:paraId="4BCF6D9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除用户自定义任务外，同步检查系统级定时任务配置文件和目录，确认任务未重复配置、无冲突规则。</w:t>
      </w:r>
    </w:p>
    <w:p w14:paraId="66DF31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三、操作风险评估与处置措施</w:t>
      </w:r>
    </w:p>
    <w:p w14:paraId="2F48C53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99"/>
        <w:gridCol w:w="3216"/>
        <w:gridCol w:w="3151"/>
      </w:tblGrid>
      <w:tr w14:paraId="34A57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954" w:type="dxa"/>
            <w:shd w:val="clear" w:color="auto" w:fill="auto"/>
            <w:vAlign w:val="center"/>
          </w:tcPr>
          <w:p w14:paraId="2E50C32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操作步骤</w:t>
            </w:r>
          </w:p>
        </w:tc>
        <w:tc>
          <w:tcPr>
            <w:tcW w:w="3186" w:type="dxa"/>
            <w:shd w:val="clear" w:color="auto" w:fill="auto"/>
            <w:vAlign w:val="center"/>
          </w:tcPr>
          <w:p w14:paraId="240E7C1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风险</w:t>
            </w:r>
          </w:p>
        </w:tc>
        <w:tc>
          <w:tcPr>
            <w:tcW w:w="3106" w:type="dxa"/>
            <w:shd w:val="clear" w:color="auto" w:fill="auto"/>
            <w:vAlign w:val="center"/>
          </w:tcPr>
          <w:p w14:paraId="3286DB0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处置措施</w:t>
            </w:r>
          </w:p>
        </w:tc>
      </w:tr>
      <w:tr w14:paraId="30246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5F3F24C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重启定时任务服务</w:t>
            </w:r>
          </w:p>
        </w:tc>
        <w:tc>
          <w:tcPr>
            <w:tcW w:w="3186" w:type="dxa"/>
            <w:shd w:val="clear" w:color="auto" w:fill="auto"/>
            <w:vAlign w:val="center"/>
          </w:tcPr>
          <w:p w14:paraId="0430F47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短暂影响任务调度，配置错误可能导致服务启动失败</w:t>
            </w:r>
          </w:p>
        </w:tc>
        <w:tc>
          <w:tcPr>
            <w:tcW w:w="3106" w:type="dxa"/>
            <w:shd w:val="clear" w:color="auto" w:fill="auto"/>
            <w:vAlign w:val="center"/>
          </w:tcPr>
          <w:p w14:paraId="0DC10D8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重启前检查配置文件，操作后立即验证服务运行状态</w:t>
            </w:r>
          </w:p>
        </w:tc>
      </w:tr>
      <w:tr w14:paraId="32E4A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08FDF1E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强制终止任务进程</w:t>
            </w:r>
          </w:p>
        </w:tc>
        <w:tc>
          <w:tcPr>
            <w:tcW w:w="3186" w:type="dxa"/>
            <w:shd w:val="clear" w:color="auto" w:fill="auto"/>
            <w:vAlign w:val="center"/>
          </w:tcPr>
          <w:p w14:paraId="4A0CB0F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进程若处于数据写入、业务处理中，易造成数据损坏</w:t>
            </w:r>
          </w:p>
        </w:tc>
        <w:tc>
          <w:tcPr>
            <w:tcW w:w="3106" w:type="dxa"/>
            <w:shd w:val="clear" w:color="auto" w:fill="auto"/>
            <w:vAlign w:val="center"/>
          </w:tcPr>
          <w:p w14:paraId="4526D60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优先使用正常终止方式，仅无响应时强制终止；关键业务提前确认恢复机制</w:t>
            </w:r>
          </w:p>
        </w:tc>
      </w:tr>
      <w:tr w14:paraId="77EF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414A292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手动执行故障脚本</w:t>
            </w:r>
          </w:p>
        </w:tc>
        <w:tc>
          <w:tcPr>
            <w:tcW w:w="3186" w:type="dxa"/>
            <w:shd w:val="clear" w:color="auto" w:fill="auto"/>
            <w:vAlign w:val="center"/>
          </w:tcPr>
          <w:p w14:paraId="0617BE1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可能触发重复数据处理、重复消息通知等非预期操作</w:t>
            </w:r>
          </w:p>
        </w:tc>
        <w:tc>
          <w:tcPr>
            <w:tcW w:w="3106" w:type="dxa"/>
            <w:shd w:val="clear" w:color="auto" w:fill="auto"/>
            <w:vAlign w:val="center"/>
          </w:tcPr>
          <w:p w14:paraId="5438588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执行前确认脚本功能，必要时在测试环境验证</w:t>
            </w:r>
          </w:p>
        </w:tc>
      </w:tr>
      <w:tr w14:paraId="64B14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61A8536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修改定时任务配置</w:t>
            </w:r>
          </w:p>
        </w:tc>
        <w:tc>
          <w:tcPr>
            <w:tcW w:w="3186" w:type="dxa"/>
            <w:shd w:val="clear" w:color="auto" w:fill="auto"/>
            <w:vAlign w:val="center"/>
          </w:tcPr>
          <w:p w14:paraId="74007B7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语法错误或误删会导致全部任务失效</w:t>
            </w:r>
          </w:p>
        </w:tc>
        <w:tc>
          <w:tcPr>
            <w:tcW w:w="3106" w:type="dxa"/>
            <w:shd w:val="clear" w:color="auto" w:fill="auto"/>
            <w:vAlign w:val="center"/>
          </w:tcPr>
          <w:p w14:paraId="06B375B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修改前备份配置，完成后校验配置语法和内容</w:t>
            </w:r>
          </w:p>
        </w:tc>
      </w:tr>
      <w:tr w14:paraId="31B3C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7C6BEBE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添加进程锁机制</w:t>
            </w:r>
          </w:p>
        </w:tc>
        <w:tc>
          <w:tcPr>
            <w:tcW w:w="3186" w:type="dxa"/>
            <w:shd w:val="clear" w:color="auto" w:fill="auto"/>
            <w:vAlign w:val="center"/>
          </w:tcPr>
          <w:p w14:paraId="2CE45AC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锁文件配置不当会导致任务永久无法执行</w:t>
            </w:r>
          </w:p>
        </w:tc>
        <w:tc>
          <w:tcPr>
            <w:tcW w:w="3106" w:type="dxa"/>
            <w:shd w:val="clear" w:color="auto" w:fill="auto"/>
            <w:vAlign w:val="center"/>
          </w:tcPr>
          <w:p w14:paraId="16F7CAA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锁文件存放至规范目录，确保读写权限，配置超时机制</w:t>
            </w:r>
          </w:p>
        </w:tc>
      </w:tr>
      <w:tr w14:paraId="4F703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54" w:type="dxa"/>
            <w:shd w:val="clear" w:color="auto" w:fill="auto"/>
            <w:vAlign w:val="center"/>
          </w:tcPr>
          <w:p w14:paraId="4AAE9A4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清理系统邮件文件</w:t>
            </w:r>
          </w:p>
        </w:tc>
        <w:tc>
          <w:tcPr>
            <w:tcW w:w="3186" w:type="dxa"/>
            <w:shd w:val="clear" w:color="auto" w:fill="auto"/>
            <w:vAlign w:val="center"/>
          </w:tcPr>
          <w:p w14:paraId="4BE6589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可能误删有价值的通知信息</w:t>
            </w:r>
          </w:p>
        </w:tc>
        <w:tc>
          <w:tcPr>
            <w:tcW w:w="3106" w:type="dxa"/>
            <w:shd w:val="clear" w:color="auto" w:fill="auto"/>
            <w:vAlign w:val="center"/>
          </w:tcPr>
          <w:p w14:paraId="3D26B82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清理前备份邮件文件，确认无业务价值后再删除</w:t>
            </w:r>
          </w:p>
        </w:tc>
      </w:tr>
    </w:tbl>
    <w:p w14:paraId="7CE19A4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1677F8A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391F83B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确认定时任务服务处于正常运行状态；手动执行或等待自动执行验证任务成功；查看日志无错误输出，相关监控告警全部消除。</w:t>
      </w:r>
    </w:p>
    <w:p w14:paraId="150A2AC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04C775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脚本优化：所有脚本统一加载环境变量、使用绝对路径，长时间任务添加超时控制，易重叠任务添加进程锁，配置输出重定向避免邮件积压。</w:t>
      </w:r>
    </w:p>
    <w:p w14:paraId="6CB107C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监控完善：增加定时任务服务进程监控，关键任务配置执行结果监控，实时监控任务错误日志并告警。</w:t>
      </w:r>
    </w:p>
    <w:p w14:paraId="1BB27D5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日志管理：配置日志轮转策略，自动管理脚本日志，防止日志文件占满磁盘。</w:t>
      </w:r>
    </w:p>
    <w:p w14:paraId="21A9638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权限与规范：统一脚本权限和属主配置，集中管理所有定时任务，避免分散配置导致管理混乱。</w:t>
      </w:r>
    </w:p>
    <w:p w14:paraId="78CB14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157EC6D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完整记录故障发生时间、根本原因、处置流程和优化方案；更新应急预案，补充定时任务故障排查标准流程；组织复盘会议，明确优化项责任人与完成时间。</w:t>
      </w:r>
    </w:p>
    <w:p w14:paraId="6BFBD07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207579D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持续观察多个任务执行周期，确认无异常复发；通过模拟服务停止、脚本错误等场景，验证监控告警和应急处置流程有效性。</w:t>
      </w:r>
    </w:p>
    <w:p w14:paraId="591BCF60">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场景三：服务镜像拉取故障</w:t>
      </w:r>
    </w:p>
    <w:p w14:paraId="21495E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0455E58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容器部署时出现“ImagePullBackOff”或“ErrImagePull”状态，大量服务无法启动。</w:t>
      </w:r>
    </w:p>
    <w:p w14:paraId="4C2BB63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在Kubernetes中查看Pod状态，显示ImagePullBackOff或ErrImagePull。</w:t>
      </w:r>
    </w:p>
    <w:p w14:paraId="2AE66A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使用kubectldescribepod&lt;pod_name&gt;查看事件，出现类似错误：</w:t>
      </w:r>
    </w:p>
    <w:p w14:paraId="581E54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Failedtopullimage"xxx":rpcerror:code=Unknowndesc=Errorresponsefromdaemon:Gethttps://registry-1.docker.io/v2/...:net/http:requestcanceledwhilewaitingforconnection</w:t>
      </w:r>
    </w:p>
    <w:p w14:paraId="4223AE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failedtopullandunpackimage"xxx":failedtoresolvereference"xxx":pullaccessdenied,repositorydoesnotexistormayrequireauthorization</w:t>
      </w:r>
    </w:p>
    <w:p w14:paraId="0699F7D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failedtoregisterlayer:nospaceleftondevice</w:t>
      </w:r>
    </w:p>
    <w:p w14:paraId="0E358E0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在Docker环境下直接运行dockerrun或dockerpull也返回类似错误。</w:t>
      </w:r>
    </w:p>
    <w:p w14:paraId="49FEFBB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7466C7D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容器镜像拉取故障引发业务级故障，新版本发布、弹性伸缩及故障重建实例均无法完成，导致大量服务部署失败、业务扩容受阻、故障无法恢复，业务连续性断裂，引发用户投诉及经济损失，需紧急排查处置。</w:t>
      </w:r>
    </w:p>
    <w:p w14:paraId="52218E1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4A78087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运行指标：Kubernetes事件中出现ImagePullBackOff；容器启动失败次数计数增加。</w:t>
      </w:r>
    </w:p>
    <w:p w14:paraId="18CE1E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用户感知：新版本发布失败；扩容实例无法加入服务集群；部分请求路由到旧实例。</w:t>
      </w:r>
    </w:p>
    <w:p w14:paraId="27520D3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0F4B788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网络问题：节点无法访问镜像仓库（防火墙、DNS解析失败、代理配置错误）。</w:t>
      </w:r>
    </w:p>
    <w:p w14:paraId="1586FA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认证失败：私有仓库需要认证，但未提供正确的imagePullSecrets，或密钥过期。</w:t>
      </w:r>
    </w:p>
    <w:p w14:paraId="272AB4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镜像不存在：镜像标签错误（如版本号写错），或镜像已被删除。</w:t>
      </w:r>
    </w:p>
    <w:p w14:paraId="336A82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仓库不可用：镜像仓库服务宕机或返回5xx错误。</w:t>
      </w:r>
    </w:p>
    <w:p w14:paraId="1F1D2E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磁盘空间不足：节点磁盘空间满，无法下载或解压镜像层。</w:t>
      </w:r>
    </w:p>
    <w:p w14:paraId="02313FC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拉取限流：DockerHub对匿名用户有拉取次数限制，超出后返回“429 Too Many Requests”等异常报错。</w:t>
      </w:r>
    </w:p>
    <w:p w14:paraId="0F37AB6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镜像过大超时：镜像太大，拉取时间超过默认超时时间。</w:t>
      </w:r>
    </w:p>
    <w:p w14:paraId="1056AF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56045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5A1DD65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1.定位具体错误信息</w:t>
      </w:r>
    </w:p>
    <w:p w14:paraId="0C2DF1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通过查看Pod的事件信息，获取镜像拉取过程中的详细报错，根据错误类型匹配对应的解决方案。</w:t>
      </w:r>
    </w:p>
    <w:p w14:paraId="2ACB52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2.网络问题处理</w:t>
      </w:r>
    </w:p>
    <w:p w14:paraId="77A163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集群节点是否能正常连通镜像仓库，验证网络连通性与域名解析是否正常。若节点需要代理访问外网，检查容器运行时的代理配置是否正确。网络修复完成后，删除异常Pod，由控制器自动重建并重新拉取镜像。</w:t>
      </w:r>
    </w:p>
    <w:p w14:paraId="6B7002D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3.私有仓库认证失败处理</w:t>
      </w:r>
    </w:p>
    <w:p w14:paraId="012DCC5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检查Pod配置中是否包含私有镜像仓库的认证信息，若未配置或配置错误，创建对应的仓库认证密钥，并在应用部署配置中关联该密钥，配置完成后Pod会自动重建并完成认证拉取。</w:t>
      </w:r>
    </w:p>
    <w:p w14:paraId="01CE4B3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4.镜像不存在/标签错误处理</w:t>
      </w:r>
    </w:p>
    <w:p w14:paraId="77A25C1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手动验证镜像名称和版本标签是否正确，若存在配置错误，修正应用部署文件中的镜像信息，重新发布后触发Pod重建。</w:t>
      </w:r>
    </w:p>
    <w:p w14:paraId="4F190DA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5.节点磁盘空间不足处理</w:t>
      </w:r>
    </w:p>
    <w:p w14:paraId="10F593A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检查节点容器存储目录的磁盘使用率，清理无用的镜像、容器和缓存资源释放空间，清理完成后重新触发Pod重建。</w:t>
      </w:r>
    </w:p>
    <w:p w14:paraId="55A1064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6.镜像拉取限流处理</w:t>
      </w:r>
    </w:p>
    <w:p w14:paraId="2961762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若触发仓库限流报错，可等待限流解除后重试，或使用节点本地已缓存的镜像，也可切换至私有代理仓库拉取。</w:t>
      </w:r>
    </w:p>
    <w:p w14:paraId="489EE6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7.镜像过大拉取超时处理</w:t>
      </w:r>
    </w:p>
    <w:p w14:paraId="7CD1AD1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调整容器运行时的镜像拉取超时参数，或配置镜像拉取策略优先使用本地镜像，也可提前在节点手动拉取完成后再启动Pod。</w:t>
      </w:r>
    </w:p>
    <w:p w14:paraId="06B80A8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8.临时使用本地已有镜像</w:t>
      </w:r>
    </w:p>
    <w:p w14:paraId="3878351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若节点已存在目标镜像，修改镜像拉取策略为优先使用本地镜像，避免重复拉取导致异常。</w:t>
      </w:r>
    </w:p>
    <w:p w14:paraId="04F97AA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二、第二阶段：验证恢复</w:t>
      </w:r>
    </w:p>
    <w:p w14:paraId="3BB207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删除异常Pod，等待控制器自动创建新Pod，持续观察Pod运行状态，确认Pod正常启动并进入运行状态，容器服务可用。</w:t>
      </w:r>
    </w:p>
    <w:p w14:paraId="5455EA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三、操作风险评估与处置措施</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63"/>
        <w:gridCol w:w="2664"/>
        <w:gridCol w:w="3439"/>
      </w:tblGrid>
      <w:tr w14:paraId="133ED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218" w:type="dxa"/>
            <w:shd w:val="clear" w:color="auto" w:fill="auto"/>
            <w:vAlign w:val="center"/>
          </w:tcPr>
          <w:p w14:paraId="219FFDA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2634" w:type="dxa"/>
            <w:shd w:val="clear" w:color="auto" w:fill="auto"/>
            <w:vAlign w:val="center"/>
          </w:tcPr>
          <w:p w14:paraId="1FEB726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3394" w:type="dxa"/>
            <w:shd w:val="clear" w:color="auto" w:fill="auto"/>
            <w:vAlign w:val="center"/>
          </w:tcPr>
          <w:p w14:paraId="0100F0F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39DDE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3ED9D5D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删除Pod重建</w:t>
            </w:r>
          </w:p>
        </w:tc>
        <w:tc>
          <w:tcPr>
            <w:tcW w:w="2634" w:type="dxa"/>
            <w:shd w:val="clear" w:color="auto" w:fill="auto"/>
            <w:vAlign w:val="center"/>
          </w:tcPr>
          <w:p w14:paraId="1BEEEE4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单副本应用删除期间会导致服务不可用</w:t>
            </w:r>
          </w:p>
        </w:tc>
        <w:tc>
          <w:tcPr>
            <w:tcW w:w="3394" w:type="dxa"/>
            <w:shd w:val="clear" w:color="auto" w:fill="auto"/>
            <w:vAlign w:val="center"/>
          </w:tcPr>
          <w:p w14:paraId="5401CC7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确保应用多副本部署，选择业务低峰期操作，可先扩容副本再删除</w:t>
            </w:r>
          </w:p>
        </w:tc>
      </w:tr>
      <w:tr w14:paraId="6F0C1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2144F69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批量清理节点镜像容器</w:t>
            </w:r>
          </w:p>
        </w:tc>
        <w:tc>
          <w:tcPr>
            <w:tcW w:w="2634" w:type="dxa"/>
            <w:shd w:val="clear" w:color="auto" w:fill="auto"/>
            <w:vAlign w:val="center"/>
          </w:tcPr>
          <w:p w14:paraId="4AD79B8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可能误删正在使用的资源，引发业务中断</w:t>
            </w:r>
          </w:p>
        </w:tc>
        <w:tc>
          <w:tcPr>
            <w:tcW w:w="3394" w:type="dxa"/>
            <w:shd w:val="clear" w:color="auto" w:fill="auto"/>
            <w:vAlign w:val="center"/>
          </w:tcPr>
          <w:p w14:paraId="0C3FAC5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清理前确认资源使用状态，避免批量强制清理，提前核对镜像清单</w:t>
            </w:r>
          </w:p>
        </w:tc>
      </w:tr>
      <w:tr w14:paraId="3AB8F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7335323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修改应用镜像标签</w:t>
            </w:r>
          </w:p>
        </w:tc>
        <w:tc>
          <w:tcPr>
            <w:tcW w:w="2634" w:type="dxa"/>
            <w:shd w:val="clear" w:color="auto" w:fill="auto"/>
            <w:vAlign w:val="center"/>
          </w:tcPr>
          <w:p w14:paraId="4DC3A30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标签错误会导致应用版本异常或启动失败</w:t>
            </w:r>
          </w:p>
        </w:tc>
        <w:tc>
          <w:tcPr>
            <w:tcW w:w="3394" w:type="dxa"/>
            <w:shd w:val="clear" w:color="auto" w:fill="auto"/>
            <w:vAlign w:val="center"/>
          </w:tcPr>
          <w:p w14:paraId="659E179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核对镜像标签准确性，优先在测试环境验证，修改后监控应用状态</w:t>
            </w:r>
          </w:p>
        </w:tc>
      </w:tr>
      <w:tr w14:paraId="123D2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46CFD98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更新仓库认证密钥</w:t>
            </w:r>
          </w:p>
        </w:tc>
        <w:tc>
          <w:tcPr>
            <w:tcW w:w="2634" w:type="dxa"/>
            <w:shd w:val="clear" w:color="auto" w:fill="auto"/>
            <w:vAlign w:val="center"/>
          </w:tcPr>
          <w:p w14:paraId="536FC11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密钥配置错误会加重认证失败问题</w:t>
            </w:r>
          </w:p>
        </w:tc>
        <w:tc>
          <w:tcPr>
            <w:tcW w:w="3394" w:type="dxa"/>
            <w:shd w:val="clear" w:color="auto" w:fill="auto"/>
            <w:vAlign w:val="center"/>
          </w:tcPr>
          <w:p w14:paraId="0E3718E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创建后校验密钥内容，提前测试仓库登录凭证有效性</w:t>
            </w:r>
          </w:p>
        </w:tc>
      </w:tr>
      <w:tr w14:paraId="6D98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78E75F2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手动拉取大镜像</w:t>
            </w:r>
          </w:p>
        </w:tc>
        <w:tc>
          <w:tcPr>
            <w:tcW w:w="2634" w:type="dxa"/>
            <w:shd w:val="clear" w:color="auto" w:fill="auto"/>
            <w:vAlign w:val="center"/>
          </w:tcPr>
          <w:p w14:paraId="4988208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占用节点网络与磁盘资源，影响其他业务运行</w:t>
            </w:r>
          </w:p>
        </w:tc>
        <w:tc>
          <w:tcPr>
            <w:tcW w:w="3394" w:type="dxa"/>
            <w:shd w:val="clear" w:color="auto" w:fill="auto"/>
            <w:vAlign w:val="center"/>
          </w:tcPr>
          <w:p w14:paraId="67D2482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在业务低峰期执行，拉取完成后核对镜像完整性</w:t>
            </w:r>
          </w:p>
        </w:tc>
      </w:tr>
      <w:tr w14:paraId="62654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18" w:type="dxa"/>
            <w:shd w:val="clear" w:color="auto" w:fill="auto"/>
            <w:vAlign w:val="center"/>
          </w:tcPr>
          <w:p w14:paraId="36404A2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修改容器代理配置</w:t>
            </w:r>
          </w:p>
        </w:tc>
        <w:tc>
          <w:tcPr>
            <w:tcW w:w="2634" w:type="dxa"/>
            <w:shd w:val="clear" w:color="auto" w:fill="auto"/>
            <w:vAlign w:val="center"/>
          </w:tcPr>
          <w:p w14:paraId="040BA51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配置错误会导致容器服务无法启动或网络异常</w:t>
            </w:r>
          </w:p>
        </w:tc>
        <w:tc>
          <w:tcPr>
            <w:tcW w:w="3394" w:type="dxa"/>
            <w:shd w:val="clear" w:color="auto" w:fill="auto"/>
            <w:vAlign w:val="center"/>
          </w:tcPr>
          <w:p w14:paraId="61B2B97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修改前备份配置文件，修改后重启服务并验证运行状态</w:t>
            </w:r>
          </w:p>
        </w:tc>
      </w:tr>
    </w:tbl>
    <w:p w14:paraId="76941E3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4413746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2428458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Pod状态恢复为运行状态，业务可正常访问，镜像拉取失败相关监控告警全部消除。</w:t>
      </w:r>
    </w:p>
    <w:p w14:paraId="1E1C4BE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39BF78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镜像仓库优化：搭建私有镜像仓库作为公网仓库的代理缓存，配置镜像拉取策略优先使用本地镜像，降低公网依赖和限流风险。</w:t>
      </w:r>
    </w:p>
    <w:p w14:paraId="5A5EE3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节点资源管理：配置磁盘使用率告警，通过定时任务自动清理无用资源，为容器存储单独挂载磁盘，避免占用系统盘。</w:t>
      </w:r>
    </w:p>
    <w:p w14:paraId="53E1B4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拉取可靠性优化：调整容器运行时拉取超时和重试参数，规范管理私有仓库认证信息，定期更新密钥。</w:t>
      </w:r>
    </w:p>
    <w:p w14:paraId="7451C3D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镜像规范管理：统一镜像命名与版本规则，禁止使用latest标签，在发布流程中提前校验镜像可用性。</w:t>
      </w:r>
    </w:p>
    <w:p w14:paraId="724B8D6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网络保障：确保节点稳定访问镜像仓库，配置备用DNS和多仓库地址，保障代理服务高可用。</w:t>
      </w:r>
    </w:p>
    <w:p w14:paraId="061B89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监控完善：新增镜像拉取失败状态实时告警，监控失败次数与原因，快速发现问题。</w:t>
      </w:r>
    </w:p>
    <w:p w14:paraId="19B19D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7A53313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完整记录故障时间、根本原因、处理步骤和优化方案，更新应急预案，补充镜像拉取失败排查流程；组织故障复盘，明确优化项责任人与完成时间。</w:t>
      </w:r>
    </w:p>
    <w:p w14:paraId="3D23EB5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6B7718E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持续观察无镜像拉取失败事件复发，通过模拟网络中断、磁盘满等场景，验证告警和自动恢复机制有效。</w:t>
      </w:r>
    </w:p>
    <w:p w14:paraId="66D9F841">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场景四：应用指令下发故障</w:t>
      </w:r>
    </w:p>
    <w:p w14:paraId="328BF65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5072D4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北向应用通过通道下发指令，该指令非黑名单禁止执行类，非白名单授权执行类，非指令库内可识别等级的指令；</w:t>
      </w:r>
    </w:p>
    <w:p w14:paraId="031F926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1AB2D2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用下发异常指令引发故障，指令无法正常执行且触发权限告警，导致应用服务统计失真、风险告警异常，无法精准识别操作风险，可能引发误操作、数据错乱，严重时影响业务合规性及正常运转，需紧急排查处置。</w:t>
      </w:r>
    </w:p>
    <w:p w14:paraId="7C4CB56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18DAAB7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运行指标：包含指令下发失败、安全策略拦截执行、或执行超时/无响应；</w:t>
      </w:r>
    </w:p>
    <w:p w14:paraId="192F14D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用户感知：应用返回执行状态未知或明确报错；根本原因为指令未命中白名单或被安全组件拦截；</w:t>
      </w:r>
    </w:p>
    <w:p w14:paraId="3A662B3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38659DA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业务迭代不同步：应用版本升级新增指令需求，但未及时同步更新指令库或完成白名单授权流程。</w:t>
      </w:r>
    </w:p>
    <w:p w14:paraId="670569D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用户测试与调试：业务处在生产环境中执行临时调试命令、探索性测试指令或硬编码的私有指令。</w:t>
      </w:r>
    </w:p>
    <w:p w14:paraId="2A894A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配置管理滞后：指令库缺乏定期审计更新，紧急故障处置时下发的应急指令未走标准入库流程。</w:t>
      </w:r>
    </w:p>
    <w:p w14:paraId="0852D5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安全攻击风险：恶意账号尝试下发非常规指令进行漏洞探测，或应用被篡改后自动下发异常指令。</w:t>
      </w:r>
    </w:p>
    <w:p w14:paraId="5563FBE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DDD11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运营人员与指令发起方进行核实，确认相关指令是否为应用真实发起：</w:t>
      </w:r>
    </w:p>
    <w:p w14:paraId="5587891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若非应用真实下发，平台立即对该应用采取冻结措施，防止风险扩大</w:t>
      </w:r>
    </w:p>
    <w:p w14:paraId="3DB431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若确认系应用主动下发，进一步了解其业务背景与下发原因；</w:t>
      </w:r>
    </w:p>
    <w:p w14:paraId="2D4D371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运营人员将与设备负责人进一步核实，确认该指令等级情况：</w:t>
      </w:r>
    </w:p>
    <w:p w14:paraId="3CA4E1F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若判定为禁止下发指令，则将其纳入黑名单管理，禁止应用下发执行；</w:t>
      </w:r>
    </w:p>
    <w:p w14:paraId="4072C38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若判定为可下发指令且具备下发条件，则要求北向应用侧按流程提交正式工单，申请相应授权后方可执行</w:t>
      </w:r>
    </w:p>
    <w:p w14:paraId="70BF857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相关指令工单流程处理完毕后，运营观测应用发送与执行是否合规与正常，风险问题形成闭环处置。</w:t>
      </w:r>
    </w:p>
    <w:p w14:paraId="505B3E7C">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场景五：网管网元设备故障</w:t>
      </w:r>
    </w:p>
    <w:p w14:paraId="6AD5D2A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AA9A7F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网元 / 网管设备遭受恶意集中访问，导致设备资源耗尽并引发业务故障。</w:t>
      </w:r>
    </w:p>
    <w:p w14:paraId="1D73A32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11E1264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32"/>
          <w:szCs w:val="32"/>
          <w:lang w:val="en-US" w:eastAsia="zh-CN"/>
        </w:rPr>
        <w:t>应用异常调用渗透引发重大安全及业务级故障，网管、网元设备遭恶意访问，系统及数据安全面临严重威胁，同时业务调用大批量失败，引发服务瘫痪、合规风险，需紧急阻断处置。</w:t>
      </w:r>
    </w:p>
    <w:p w14:paraId="6B1A63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2729FED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指令下发量与并发连接数激增并处于最高值，触发平台限流熔断机制导致拦截率飙升及大量请求返回超时或拒绝错误码，同时南向设备响应延迟急剧增加、超时率显著上升，且日志显示请求源高度集中指向单一应用或特定网段。</w:t>
      </w:r>
    </w:p>
    <w:p w14:paraId="2E062C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用户感知：北向应用发起的批量任务大面积失败并返回“系统繁忙”或“访问被拒绝”等报错，依赖该通道的实时监控数据出现断点或严重延迟，同时收到渗透或暴力破解的高级告警通知，业务调用都出现大批量失败。</w:t>
      </w:r>
    </w:p>
    <w:p w14:paraId="4EFD89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658632C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安全入侵渗透：应用凭证泄露或被攻破，攻击者利用合法身份发起高频恶意调用，对南向设备进行扫描探测或批量控制。</w:t>
      </w:r>
    </w:p>
    <w:p w14:paraId="0DA19D2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代码逻辑缺陷：应用存在死循环、重试机制缺失或任务冲突，导致设备异常时自动触发海量重复请求堆积。</w:t>
      </w:r>
    </w:p>
    <w:p w14:paraId="1823557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批量并发失控：大规模业务（未做分片限流，瞬间并发流量超出网关及设备承载阈值。</w:t>
      </w:r>
    </w:p>
    <w:p w14:paraId="4168109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人为误操作：误将压测脚本接入生产环境，或自动化运维脚本逻辑错误，导致无人值守下的异常高频调用。</w:t>
      </w:r>
    </w:p>
    <w:p w14:paraId="4FBA62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设备侧故障：下游关键网元响应迟缓或挂死，引发上游请求堆积与超时重传，产生连锁反应拖垮整体链路。</w:t>
      </w:r>
    </w:p>
    <w:p w14:paraId="60F1EDD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797EA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运营人员根据应用调用量排查是否为正常业务，判断是否为安全事件。</w:t>
      </w:r>
    </w:p>
    <w:p w14:paraId="15E2F8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异常调用运营人员在平台将应用冻结，平台拒绝该应用发起的访问调用；</w:t>
      </w:r>
    </w:p>
    <w:p w14:paraId="4AF6667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运营人员与应用发起方确认，系统访问是否为正常业务行为；</w:t>
      </w:r>
    </w:p>
    <w:p w14:paraId="3FBD509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若确认北向应用下发指令，调研业务背景与下发原因；根据业务与设备容量评估，北向应用可通过指令工单申请提高限额如10%；</w:t>
      </w:r>
    </w:p>
    <w:p w14:paraId="41F8AC0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申请工单按集团-大区/设备-包机人等逐级审批，流程审批通过后，调整配额生效；</w:t>
      </w:r>
    </w:p>
    <w:p w14:paraId="3BE2829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运营人员观测北向应用调用是否合规与正常，风险问题形成闭环处置。</w:t>
      </w:r>
    </w:p>
    <w:p w14:paraId="5F0CA9C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处置程序：</w:t>
      </w:r>
    </w:p>
    <w:p w14:paraId="15683F3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监控系统与统一日志平台；</w:t>
      </w:r>
    </w:p>
    <w:p w14:paraId="65FE587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指令下发平台纳入“设备管理”功能模块</w:t>
      </w:r>
    </w:p>
    <w:p w14:paraId="486D1B6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指令集成平台“应用接入审批”功能模块</w:t>
      </w:r>
    </w:p>
    <w:p w14:paraId="67EB5D3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指令集成平台“应用配额管理”功能模块</w:t>
      </w:r>
    </w:p>
    <w:p w14:paraId="23B227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验证确认：</w:t>
      </w:r>
    </w:p>
    <w:p w14:paraId="379C80E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平台访问日志观测应用无超并发熔断限制的指令调用情况</w:t>
      </w:r>
    </w:p>
    <w:p w14:paraId="682E1C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bookmarkStart w:id="99" w:name="_Toc22325"/>
      <w:bookmarkStart w:id="100" w:name="_Toc10763"/>
      <w:r>
        <w:rPr>
          <w:rFonts w:hint="eastAsia" w:ascii="仿宋_GB2312" w:hAnsi="仿宋_GB2312" w:eastAsia="仿宋_GB2312" w:cs="仿宋_GB2312"/>
          <w:sz w:val="32"/>
          <w:szCs w:val="32"/>
          <w:lang w:val="en-US" w:eastAsia="zh-CN"/>
        </w:rPr>
        <w:t>应急处置处理</w:t>
      </w:r>
      <w:bookmarkEnd w:id="99"/>
      <w:bookmarkEnd w:id="100"/>
    </w:p>
    <w:p w14:paraId="63AA28A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通过应急处理成功解决问题后，需要对应急事件的响应进行总结，分析事件原因、评估故障的损害程度和梳理处置全过程记录。评审应急响应预案的效果和效率，并提出改进建议。</w:t>
      </w:r>
    </w:p>
    <w:p w14:paraId="57E46061">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场景六：触网接口异常故障</w:t>
      </w:r>
    </w:p>
    <w:p w14:paraId="5F93D03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7556535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触网接口服务异常，接口调用失败率突增，导致业务故障。</w:t>
      </w:r>
    </w:p>
    <w:p w14:paraId="0A1138F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64FD70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32"/>
          <w:szCs w:val="32"/>
          <w:lang w:val="en-US" w:eastAsia="zh-CN"/>
        </w:rPr>
        <w:t>触网接口异常引发故障，对应接口功能失效，该接口关联业务无法正常开展，导致业务流程卡顿、数据同步异常，需紧急排查处置。</w:t>
      </w:r>
    </w:p>
    <w:p w14:paraId="1F6F7F1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7A1F09C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运行指标：</w:t>
      </w:r>
      <w:r>
        <w:rPr>
          <w:rFonts w:hint="eastAsia" w:ascii="仿宋_GB2312" w:hAnsi="仿宋_GB2312" w:eastAsia="仿宋_GB2312" w:cs="仿宋_GB2312"/>
          <w:sz w:val="32"/>
          <w:szCs w:val="32"/>
          <w:lang w:val="en-US" w:eastAsia="zh-CN"/>
        </w:rPr>
        <w:t>接口调用量激增至峰值触发限流熔断机制，导致拦截率飙升、大量请求超时或拒绝、响应延迟急剧增加，且日志显示请求源高度集中于单一应用或网段。</w:t>
      </w:r>
    </w:p>
    <w:p w14:paraId="70263D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用户感知：</w:t>
      </w:r>
      <w:r>
        <w:rPr>
          <w:rFonts w:hint="eastAsia" w:ascii="仿宋_GB2312" w:hAnsi="仿宋_GB2312" w:eastAsia="仿宋_GB2312" w:cs="仿宋_GB2312"/>
          <w:sz w:val="32"/>
          <w:szCs w:val="32"/>
          <w:lang w:val="en-US" w:eastAsia="zh-CN"/>
        </w:rPr>
        <w:t>用户侧收到“系统繁忙”或“访问被拒绝”报错，业务页面根据诊断项提示具体接口失败信息。</w:t>
      </w:r>
    </w:p>
    <w:p w14:paraId="27D522C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7F6C67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安全入侵渗透：应用凭证泄露或被攻破，攻击者利用合法身份发起高频恶意调用，对南向系统进行扫描探测或批量控制；</w:t>
      </w:r>
    </w:p>
    <w:p w14:paraId="56D029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批量并发失控：大规模业务未做分片限流，瞬间并发流量超出网关及设备承载阈值；</w:t>
      </w:r>
    </w:p>
    <w:p w14:paraId="46E6E1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人为误操作：误将压测脚本接入生产环境或自动化运维脚本逻辑错误，导致无人值守下的异常高频调用；</w:t>
      </w:r>
    </w:p>
    <w:p w14:paraId="10C7BEC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设备侧故障：下游关键网元响应迟缓或挂死，引发上游接口请求堆积与超时重传，产生连锁反应拖垮整体链路。</w:t>
      </w:r>
    </w:p>
    <w:p w14:paraId="4D9A556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故障处置</w:t>
      </w:r>
    </w:p>
    <w:p w14:paraId="7D0F608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一线响应人员先响应该问题并进行查看，如无法处理则将该问题通知到维护经理，维护经理会指定支撑专家或协调其他相关人员协同处理</w:t>
      </w:r>
    </w:p>
    <w:p w14:paraId="4184FD1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登录系统监控平台，实时查看触网接口的调用日志与运行指标，重点分析请求来源、调用频率、响应状态及耗时等信息，快速判断异常根源：若异常集中在某一特定应用方，初步判定为应用方侧问题；若多个调用方均出现超时、失败率上升，且下游依赖服务存在性能劣化或不可用情况，则初步判定为下游平台侧问题。</w:t>
      </w:r>
    </w:p>
    <w:p w14:paraId="08D077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旦确认存在异常调用行为，应立即联系项目经理进行核实。在获得明确授权或确认后，立即通知系统上游使用方，迅速对触网接口采取限流或临时阻断等应急措施，取消接口授权，以遏制异常流量，防止系统资源被过度占用，保障核心服务的稳定性与可用性。</w:t>
      </w:r>
    </w:p>
    <w:p w14:paraId="17072A1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同步通知相关方：操作完成后，须立即通过邮件、即时通讯群组或工单系统，向总部运营处室、受影响的省分公司及依赖该接口的外围系统发送下线通知，说明影响范围、下线时间及应急联系人，确保业务侧及时调整或切换。</w:t>
      </w:r>
    </w:p>
    <w:p w14:paraId="1A7B3C1E">
      <w:pPr>
        <w:pStyle w:val="7"/>
        <w:bidi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场景七：</w:t>
      </w:r>
      <w:bookmarkStart w:id="101" w:name="OLE_LINK1"/>
      <w:r>
        <w:rPr>
          <w:rFonts w:hint="eastAsia" w:ascii="仿宋_GB2312" w:hAnsi="仿宋_GB2312" w:eastAsia="仿宋_GB2312" w:cs="仿宋_GB2312"/>
          <w:lang w:val="en-US" w:eastAsia="zh-CN"/>
        </w:rPr>
        <w:t>配置文件丢失故障</w:t>
      </w:r>
      <w:bookmarkEnd w:id="101"/>
    </w:p>
    <w:p w14:paraId="5996467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19C336C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业务代码丢失无法构建、镜像丢失无法拉取、K8s配置丢失服务消失、Nginx配置丢失路由失效、Nacos配置丢失服务启动/调用失败、数据库数据丢失业务无数据/报错。</w:t>
      </w:r>
    </w:p>
    <w:p w14:paraId="7D984FE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1CD029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代码、镜像、部署与配置文件丢失会直接导致服务无法构建、发布与启动，业务全面瘫痪；数据库核心数据丢失则会造成业务数据永久性损坏、连接中断、用户资产与业务记录丢失，引发严重生产事故。</w:t>
      </w:r>
    </w:p>
    <w:p w14:paraId="0977A6D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55FA7D2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w:t>
      </w:r>
    </w:p>
    <w:p w14:paraId="1892890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服务构建与镜像拉取完全失败，K8s集群无可用Pod实例，服务就绪率与接口请求成功率骤降为0，Nginx网关路由失效、Nacos配置读取及服务注册异常，数据库核心数据读写失败，各项监控指标均呈现业务中断状态。</w:t>
      </w:r>
    </w:p>
    <w:p w14:paraId="70C144A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w:t>
      </w:r>
    </w:p>
    <w:p w14:paraId="2F53554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用户访问系统时出现页面无法打开、报错或白屏，登录、查询、业务办理等核心操作均无法执行，原有订单、账户等业务数据消失，整体感知为系统全面瘫痪、无法使用。</w:t>
      </w:r>
    </w:p>
    <w:p w14:paraId="29F391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624DD24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人为操作失误：误删代码仓库、镜像、配置文件、数据库数据及K8s资源对象；</w:t>
      </w:r>
    </w:p>
    <w:p w14:paraId="0FBCF76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存储介质故障：代码仓库、镜像仓库、配置中心、数据库所在存储损坏、磁盘离线；</w:t>
      </w:r>
    </w:p>
    <w:p w14:paraId="76B54C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安全事件：病毒、勒索软件攻击、非法入侵导致数据与配置被删除或加密；</w:t>
      </w:r>
    </w:p>
    <w:p w14:paraId="12C1037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灾备缺失或失效：未建立备份机制、备份数据损坏、无异地容灾能力；</w:t>
      </w:r>
    </w:p>
    <w:p w14:paraId="628554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运维操作异常：集群重建、配置覆盖、版本回滚异常导致配置与数据丢失。</w:t>
      </w:r>
    </w:p>
    <w:p w14:paraId="49051F6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9557D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应急响应：发现数据或配置丢失后，立即启动预案，暂停相关变更操作，保护现场，禁止写入操作。</w:t>
      </w:r>
    </w:p>
    <w:p w14:paraId="5C7A7E5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影响评估：快速确认丢失范围（代码/镜像/配置/数据库），评估业务影响范围与等级并将故障进行上报至负责人。</w:t>
      </w:r>
    </w:p>
    <w:p w14:paraId="420BEB1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数据与配置恢复：优先从异地备份库拉取最新有效备份，依次恢复数据库核心数据、Nacos配置、Nginx配置、K8s部署配置；重新拉取或构建镜像，恢复业务代码，完成镜像推送与服务部署。</w:t>
      </w:r>
    </w:p>
    <w:p w14:paraId="5D53C78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服务验证：恢复完成后，检查服务启动状态、配置加载情况、数据库数据完整性，进行接口与功能验证。</w:t>
      </w:r>
    </w:p>
    <w:p w14:paraId="13CFEE1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业务恢复：验证无误后，逐步开放流量，恢复对外服务，持续监控运行指标。</w:t>
      </w:r>
    </w:p>
    <w:p w14:paraId="63969AB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故障闭环：记录故障过程、恢复时长、影响范围，形成故障报告。</w:t>
      </w:r>
    </w:p>
    <w:p w14:paraId="7335792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原因追溯及整改计划：</w:t>
      </w:r>
    </w:p>
    <w:p w14:paraId="2ADF8CA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建立异地多副本备份模式，对业务代码、镜像、K8s配置、Nginx配置、Nacos配置、数据库数据分别制定独立备份策略，实现跨地域、跨存储备份，避免单点故障导致数据全部丢失。</w:t>
      </w:r>
    </w:p>
    <w:p w14:paraId="180D14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执行常态化备份：按策略对代码、镜像、配置、数据库执行定时备份，确保备份可追溯、版本可回滚。</w:t>
      </w:r>
    </w:p>
    <w:p w14:paraId="0E11620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每月完成1次备份数据一致性验证，重点模拟极端场景，校验备份数据异地获取、本地恢复后的数据完整性、配置可用性及业务功能可用性。</w:t>
      </w:r>
    </w:p>
    <w:p w14:paraId="7AFFCBD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依据各组件备份策略，明确业务代码、镜像、各类配置、数据库的分级恢复时间目标（RTO），制定专项恢复预案，确保故障时可按流程快速恢复。</w:t>
      </w:r>
    </w:p>
    <w:p w14:paraId="456EED7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完善权限管控与操作审计，避免误操作删除，加强存储与备份系统巡检，确保备份机制持续有效。</w:t>
      </w:r>
    </w:p>
    <w:p w14:paraId="154498E4">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2、平台组件</w:t>
      </w:r>
    </w:p>
    <w:p w14:paraId="1C79EA42">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场景一：数据库写入故障</w:t>
      </w:r>
    </w:p>
    <w:p w14:paraId="7D226DA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794347D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数据库无法写入数据，应用报错“Nospaceleftondevice”或数据库连接批量失败。MySQL可能出现“Tableisfull”错误，PostgreSQL可能无法启动或写入WAL日志。使用df-h查看数据库数据目录所在分区，使用率达到100%。</w:t>
      </w:r>
    </w:p>
    <w:p w14:paraId="55E97A4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02007C4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32"/>
          <w:szCs w:val="32"/>
          <w:lang w:val="en-US" w:eastAsia="zh-CN"/>
        </w:rPr>
        <w:t>所有使用该数据库实例的应用服务，包括在线交易、数据查询、后台批处理等。空间满后将导致写入失败、事务无法提交，严重影响业务连续性，数据查询等业务全面中断，导致数据丢失、营收损失及合规风险，需紧急清理处置。</w:t>
      </w:r>
    </w:p>
    <w:p w14:paraId="4196B23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三）运行指标及用户感知影响</w:t>
      </w:r>
    </w:p>
    <w:p w14:paraId="0D18A20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运行指标：磁盘使用率持续上升；binlog、undolog、数据文件大小超限；自动扩容失败次数持续增加。</w:t>
      </w:r>
    </w:p>
    <w:p w14:paraId="33258E3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用户感知：业务写入失败，用户操作报错“系统错误”或“保存失败”；报表数据不更新；订单无法生成。</w:t>
      </w:r>
    </w:p>
    <w:p w14:paraId="18AE886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32C4CA9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数据文件过大：业务数据增长，某张表或索引占用空间大。</w:t>
      </w:r>
    </w:p>
    <w:p w14:paraId="362175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binlog日志堆积：MySQL二进制日志未自动清理，或清理策略配置不当。</w:t>
      </w:r>
    </w:p>
    <w:p w14:paraId="12F809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慢查询日志/错误日志过大：日志文件未轮转或未清理。</w:t>
      </w:r>
    </w:p>
    <w:p w14:paraId="0C11A20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临时文件堆积：大量排序或临时表操作产生的临时文件。</w:t>
      </w:r>
    </w:p>
    <w:p w14:paraId="7B7F58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表碎片：大量DELETE操作后，表空间未释放（data_free高）。</w:t>
      </w:r>
    </w:p>
    <w:p w14:paraId="0BFEA4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PostgreSQLWAL积压：归档失败或复制槽未推进导致pg_wal目录膨胀。</w:t>
      </w:r>
    </w:p>
    <w:p w14:paraId="513F38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数据库文件损坏：异常宕机导致文件大小异常。</w:t>
      </w:r>
    </w:p>
    <w:p w14:paraId="03317AF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3C7484C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一、第一阶段：紧急恢复</w:t>
      </w:r>
    </w:p>
    <w:p w14:paraId="2A582A3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1.快速确认空间占用情况</w:t>
      </w:r>
    </w:p>
    <w:p w14:paraId="456E43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进入数据库数据存储目录，统计目录及文件的空间占用大小，筛选出占用空间最大的前十个目录或文件，定位磁盘占用根源。</w:t>
      </w:r>
    </w:p>
    <w:p w14:paraId="1CD4084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2.清理数据库二进制日志</w:t>
      </w:r>
    </w:p>
    <w:p w14:paraId="153144F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查看二进制日志的使用情况，在确认数据已完成备份、日志无恢复需求的前提下，清理指定时间点之前的二进制日志，或仅保留近期指定序号后的日志文件；临时配置日志自动过期清理策略，实现日志自动清理。</w:t>
      </w:r>
    </w:p>
    <w:p w14:paraId="68DBAE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3.清理慢查询日志与错误日志</w:t>
      </w:r>
    </w:p>
    <w:p w14:paraId="25C030A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查询数据库慢查询日志、错误日志的存储路径，采用清空文件内容的方式释放空间，避免直接删除文件引发进程句柄异常问题。</w:t>
      </w:r>
    </w:p>
    <w:p w14:paraId="08F70E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4.释放数据表碎片空间</w:t>
      </w:r>
    </w:p>
    <w:p w14:paraId="0D617C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查询数据库中碎片占用量较大的数据表，在业务低峰期对高碎片表执行优化操作，或通过重建表引擎的方式回收闲置空间，操作前确保有足够的剩余磁盘空间。</w:t>
      </w:r>
    </w:p>
    <w:p w14:paraId="07B4190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5.删除无用历史业务数据</w:t>
      </w:r>
    </w:p>
    <w:p w14:paraId="0CD053F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确认可归档或清理的历史数据范围，先统计待删除数据量，再采用分批删除的方式清理旧数据，避免单次大量删除导致锁表；删除完成后执行表优化操作，释放物理空间。</w:t>
      </w:r>
    </w:p>
    <w:p w14:paraId="75B6698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6.处理数据库日志积</w:t>
      </w:r>
      <w:r>
        <w:rPr>
          <w:rFonts w:hint="eastAsia" w:ascii="仿宋_GB2312" w:hAnsi="仿宋_GB2312" w:eastAsia="仿宋_GB2312" w:cs="仿宋_GB2312"/>
          <w:sz w:val="32"/>
          <w:szCs w:val="32"/>
          <w:lang w:val="en-US" w:eastAsia="zh-CN"/>
        </w:rPr>
        <w:t>压</w:t>
      </w:r>
    </w:p>
    <w:p w14:paraId="54ED26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检查日志归档状态与复制槽运行情况，修复归档失败的异常问题（如磁盘空间不足、权限异常），由系统自动清理积压日志，禁止手动删除日志文件避免数据库异常。</w:t>
      </w:r>
    </w:p>
    <w:p w14:paraId="76B07A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7.云环境临时磁盘扩容</w:t>
      </w:r>
    </w:p>
    <w:p w14:paraId="021D2A9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通过云平台控制台对数据盘执行在线扩容操作，完成后依次执行分区扩展、文件系统扩容命令，使新增空间生效。</w:t>
      </w:r>
    </w:p>
    <w:p w14:paraId="319EB25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50CEA6B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1.分析空间增长趋势</w:t>
      </w:r>
    </w:p>
    <w:p w14:paraId="3786242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结合监控系统判断磁盘空间是突发增长还是持续缓慢增长，查看慢查询日志，定位是否存在大批量写入操作导致空间快速占用。</w:t>
      </w:r>
    </w:p>
    <w:p w14:paraId="41EF796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2.检查日志清理策略配置</w:t>
      </w:r>
    </w:p>
    <w:p w14:paraId="1B8195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核查数据库二进制日志过期清理配置，确认配置是否生效或过期时间设置不合理，必要时修改配置文件并重启服务。</w:t>
      </w:r>
    </w:p>
    <w:p w14:paraId="4735142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3.检查表碎片产生原因</w:t>
      </w:r>
    </w:p>
    <w:p w14:paraId="1D7124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排查业务代码是否存在频繁删除数据却未优化表的情况，评估使用分区表替代普通表，简化旧数据清理流程。</w:t>
      </w:r>
    </w:p>
    <w:p w14:paraId="56360AF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4.检查未提交大事务</w:t>
      </w:r>
    </w:p>
    <w:p w14:paraId="17D1E52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查询数据库中运行的事务，确认是否存在长期未提交的大事务，导致空间无法释放。</w:t>
      </w:r>
    </w:p>
    <w:p w14:paraId="3BC6FF6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5.检查日志归档配置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核查归档模式与归档命令配置，确保归档命令正常执行，归档目标存储空间充足。</w:t>
      </w:r>
    </w:p>
    <w:p w14:paraId="3199521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三、操作风险评估与风险处置措施</w:t>
      </w:r>
    </w:p>
    <w:p w14:paraId="7A8B9E9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99"/>
        <w:gridCol w:w="2856"/>
        <w:gridCol w:w="3211"/>
      </w:tblGrid>
      <w:tr w14:paraId="71C8A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254" w:type="dxa"/>
            <w:shd w:val="clear" w:color="auto" w:fill="auto"/>
            <w:vAlign w:val="center"/>
          </w:tcPr>
          <w:p w14:paraId="5399FFD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操作步骤</w:t>
            </w:r>
          </w:p>
        </w:tc>
        <w:tc>
          <w:tcPr>
            <w:tcW w:w="2826" w:type="dxa"/>
            <w:shd w:val="clear" w:color="auto" w:fill="auto"/>
            <w:vAlign w:val="center"/>
          </w:tcPr>
          <w:p w14:paraId="3E51A66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风险</w:t>
            </w:r>
          </w:p>
        </w:tc>
        <w:tc>
          <w:tcPr>
            <w:tcW w:w="3166" w:type="dxa"/>
            <w:shd w:val="clear" w:color="auto" w:fill="auto"/>
            <w:vAlign w:val="center"/>
          </w:tcPr>
          <w:p w14:paraId="2A0F80C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处置措施</w:t>
            </w:r>
          </w:p>
        </w:tc>
      </w:tr>
      <w:tr w14:paraId="0E2A5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601F7CA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清理二进制日志</w:t>
            </w:r>
          </w:p>
        </w:tc>
        <w:tc>
          <w:tcPr>
            <w:tcW w:w="2826" w:type="dxa"/>
            <w:shd w:val="clear" w:color="auto" w:fill="auto"/>
            <w:vAlign w:val="center"/>
          </w:tcPr>
          <w:p w14:paraId="712158D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删除未备份日志会导致数据库无法按时间点恢复数据</w:t>
            </w:r>
          </w:p>
        </w:tc>
        <w:tc>
          <w:tcPr>
            <w:tcW w:w="3166" w:type="dxa"/>
            <w:shd w:val="clear" w:color="auto" w:fill="auto"/>
            <w:vAlign w:val="center"/>
          </w:tcPr>
          <w:p w14:paraId="3D81F896">
            <w:pPr>
              <w:bidi w:val="0"/>
              <w:rPr>
                <w:rFonts w:hint="eastAsia" w:ascii="仿宋_GB2312" w:hAnsi="仿宋_GB2312" w:eastAsia="仿宋_GB2312" w:cs="仿宋_GB2312"/>
                <w:szCs w:val="28"/>
              </w:rPr>
            </w:pPr>
            <w:r>
              <w:rPr>
                <w:rFonts w:hint="eastAsia" w:ascii="仿宋_GB2312" w:hAnsi="仿宋_GB2312" w:eastAsia="仿宋_GB2312" w:cs="仿宋_GB2312"/>
                <w:sz w:val="32"/>
                <w:szCs w:val="32"/>
                <w:lang w:val="en-US" w:eastAsia="zh-CN"/>
              </w:rPr>
              <w:t>清理前确认全量备份完成，保留满足恢复需求的日志；紧急情况下可迁移日志后再删除</w:t>
            </w:r>
          </w:p>
        </w:tc>
      </w:tr>
      <w:tr w14:paraId="2362C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408BD8E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表优化/重建表</w:t>
            </w:r>
          </w:p>
        </w:tc>
        <w:tc>
          <w:tcPr>
            <w:tcW w:w="2826" w:type="dxa"/>
            <w:shd w:val="clear" w:color="auto" w:fill="auto"/>
            <w:vAlign w:val="center"/>
          </w:tcPr>
          <w:p w14:paraId="1AA7990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需占用额外磁盘空间，可能加剧空间不足；大表操作会锁表影响业务</w:t>
            </w:r>
          </w:p>
        </w:tc>
        <w:tc>
          <w:tcPr>
            <w:tcW w:w="3166" w:type="dxa"/>
            <w:shd w:val="clear" w:color="auto" w:fill="auto"/>
            <w:vAlign w:val="center"/>
          </w:tcPr>
          <w:p w14:paraId="00D460C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执行前确认剩余空间充足，选择业务低峰期操作，可使用在线变更工具降低影响</w:t>
            </w:r>
          </w:p>
        </w:tc>
      </w:tr>
      <w:tr w14:paraId="28914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0B412F8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直接删除数据库文件</w:t>
            </w:r>
          </w:p>
        </w:tc>
        <w:tc>
          <w:tcPr>
            <w:tcW w:w="2826" w:type="dxa"/>
            <w:shd w:val="clear" w:color="auto" w:fill="auto"/>
            <w:vAlign w:val="center"/>
          </w:tcPr>
          <w:p w14:paraId="25F65B3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误删核心文件会导致数据库崩溃且数据无法恢复</w:t>
            </w:r>
          </w:p>
        </w:tc>
        <w:tc>
          <w:tcPr>
            <w:tcW w:w="3166" w:type="dxa"/>
            <w:shd w:val="clear" w:color="auto" w:fill="auto"/>
            <w:vAlign w:val="center"/>
          </w:tcPr>
          <w:p w14:paraId="6E72BE5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严禁直接删除数据库文件，所有数据清理必须通过SQL语句执行</w:t>
            </w:r>
          </w:p>
        </w:tc>
      </w:tr>
      <w:tr w14:paraId="361C5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310BAF4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手动删除日志文件</w:t>
            </w:r>
          </w:p>
        </w:tc>
        <w:tc>
          <w:tcPr>
            <w:tcW w:w="2826" w:type="dxa"/>
            <w:shd w:val="clear" w:color="auto" w:fill="auto"/>
            <w:vAlign w:val="center"/>
          </w:tcPr>
          <w:p w14:paraId="5FE5F43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会导致数据库恢复失败、主从复制中断</w:t>
            </w:r>
          </w:p>
        </w:tc>
        <w:tc>
          <w:tcPr>
            <w:tcW w:w="3166" w:type="dxa"/>
            <w:shd w:val="clear" w:color="auto" w:fill="auto"/>
            <w:vAlign w:val="center"/>
          </w:tcPr>
          <w:p w14:paraId="38A1549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禁止手动删除日志文件，通过修复归档、复制槽实现系统自动清理</w:t>
            </w:r>
          </w:p>
        </w:tc>
      </w:tr>
      <w:tr w14:paraId="5CEC3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55BF4C4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磁盘分区与文件系统扩容</w:t>
            </w:r>
          </w:p>
        </w:tc>
        <w:tc>
          <w:tcPr>
            <w:tcW w:w="2826" w:type="dxa"/>
            <w:shd w:val="clear" w:color="auto" w:fill="auto"/>
            <w:vAlign w:val="center"/>
          </w:tcPr>
          <w:p w14:paraId="2A0BBE9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操作失误会导致分区表损坏、数据丢失</w:t>
            </w:r>
          </w:p>
        </w:tc>
        <w:tc>
          <w:tcPr>
            <w:tcW w:w="3166" w:type="dxa"/>
            <w:shd w:val="clear" w:color="auto" w:fill="auto"/>
            <w:vAlign w:val="center"/>
          </w:tcPr>
          <w:p w14:paraId="3AC552B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操作前创建磁盘快照备份，严格按照云厂商规范步骤执行</w:t>
            </w:r>
          </w:p>
        </w:tc>
      </w:tr>
      <w:tr w14:paraId="0EF3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54" w:type="dxa"/>
            <w:shd w:val="clear" w:color="auto" w:fill="auto"/>
            <w:vAlign w:val="center"/>
          </w:tcPr>
          <w:p w14:paraId="74BE9BD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删除业务数据</w:t>
            </w:r>
          </w:p>
        </w:tc>
        <w:tc>
          <w:tcPr>
            <w:tcW w:w="2826" w:type="dxa"/>
            <w:shd w:val="clear" w:color="auto" w:fill="auto"/>
            <w:vAlign w:val="center"/>
          </w:tcPr>
          <w:p w14:paraId="2147C77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误删重要数据引发业务故障</w:t>
            </w:r>
          </w:p>
        </w:tc>
        <w:tc>
          <w:tcPr>
            <w:tcW w:w="3166" w:type="dxa"/>
            <w:shd w:val="clear" w:color="auto" w:fill="auto"/>
            <w:vAlign w:val="center"/>
          </w:tcPr>
          <w:p w14:paraId="556535B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删除前统计并核对数据范围，优先备份数据，分批执行删除操作</w:t>
            </w:r>
          </w:p>
        </w:tc>
      </w:tr>
    </w:tbl>
    <w:p w14:paraId="443F60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7190F5C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62DD551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核查数据库所在分区磁盘使用率，已降低至安全阈值；数据库日志无磁盘空间不足报错，相关监控告警全部消除。</w:t>
      </w:r>
    </w:p>
    <w:p w14:paraId="002A0D9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51A215F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自动清理配置：为</w:t>
      </w:r>
      <w:r>
        <w:rPr>
          <w:rFonts w:hint="eastAsia" w:ascii="仿宋_GB2312" w:hAnsi="仿宋_GB2312" w:eastAsia="仿宋_GB2312" w:cs="仿宋_GB2312"/>
          <w:sz w:val="32"/>
          <w:szCs w:val="32"/>
          <w:lang w:val="en-US" w:eastAsia="zh-CN"/>
        </w:rPr>
        <w:t>数据库</w:t>
      </w:r>
      <w:r>
        <w:rPr>
          <w:rFonts w:hint="eastAsia" w:ascii="仿宋_GB2312" w:hAnsi="仿宋_GB2312" w:eastAsia="仿宋_GB2312" w:cs="仿宋_GB2312"/>
          <w:sz w:val="32"/>
          <w:szCs w:val="32"/>
        </w:rPr>
        <w:t>配置固定的二进制日志过期时间，开启日志轮转功能；</w:t>
      </w:r>
    </w:p>
    <w:p w14:paraId="6241E68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定期碎片整理：对频繁删除数据的表，定期在低峰期执行碎片优化；推荐使用分区表，通过删除分区快速释放空间。</w:t>
      </w:r>
    </w:p>
    <w:p w14:paraId="02A7641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监控完善：新增数据库磁盘使用率预测告警，监控二进制日志生成速率与占用大小，监控日志目录大小与复制延迟。</w:t>
      </w:r>
    </w:p>
    <w:p w14:paraId="27FB3C1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自动扩容：云数据库开启存储自动扩容功能，自建数据库编写脚本实现空间监控与自动扩容。</w:t>
      </w:r>
    </w:p>
    <w:p w14:paraId="4CF7DB5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数据生命周期管理：明确业务数据保留周期，历史数据定期归档至冷存储；日志类数据改用高性能存储引擎。</w:t>
      </w:r>
    </w:p>
    <w:p w14:paraId="2A7C464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79F3AD9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完整记录故障时间、根本原因、处置流程和优化方案；更新应急预案，补充数据库空间满的排查与处理规范；组织复盘会议，明确优化项责任人与完成时间。</w:t>
      </w:r>
    </w:p>
    <w:p w14:paraId="45897CD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3C10E09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持续观察磁盘空间使用率保持平稳，无告警触发；核查二进制日志按策略自动清理；检查表碎片空间维持在合理范围。</w:t>
      </w:r>
    </w:p>
    <w:p w14:paraId="4588D471">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场景二：应用服务器软件故障</w:t>
      </w:r>
    </w:p>
    <w:p w14:paraId="0B7AB85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1C88BC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对应用服务器软件进行维护操作后（如发布新版本、修改配置文件、升级中间件），服务出现异常：应用无法启动，查看应用运行状态显示failed。应用启动成功但访问返回5xx等错误，或响应极慢。应用进程反复崩溃（coredump）。监控系统告警：服务不可用、HTTP错误率飙升、响应时间增加。用户反馈无法登录、页面打不开或功能异常。</w:t>
      </w:r>
    </w:p>
    <w:p w14:paraId="7FCE788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20BA0A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32"/>
          <w:szCs w:val="32"/>
          <w:lang w:val="en-US" w:eastAsia="zh-CN"/>
        </w:rPr>
        <w:t>应用服务器软件维护引发业务级故障，部署在该服务器上的所有业务应用全面受影响，Web服务、API接口等无法正常提供服务，出现业务不可用、响应超时，导致用户访问失败、业务中断及经济损失，需紧急回滚或修复处置。</w:t>
      </w:r>
    </w:p>
    <w:p w14:paraId="126229E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6A14BE9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运行指标：线程池活跃线程数打满；请求队列积压；GC（垃圾回收）次数和时间飙升；连接数超限。</w:t>
      </w:r>
    </w:p>
    <w:p w14:paraId="32A0697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用户感知：Web页面加载缓慢或超时；API接口返回5xx错误；用户操作卡顿，部分功能不可用。</w:t>
      </w:r>
    </w:p>
    <w:p w14:paraId="743A8F9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17E2FE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新发布的代码存在bug（空指针、内存泄漏、死循环）。</w:t>
      </w:r>
    </w:p>
    <w:p w14:paraId="345BE1E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配置文件语法错误或参数不正确（如数据库连接串、端口冲突）。</w:t>
      </w:r>
    </w:p>
    <w:p w14:paraId="59A5875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依赖的服务（数据库、Redis）不可用或配置错误。</w:t>
      </w:r>
    </w:p>
    <w:p w14:paraId="6C1A4C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环境变量未正确设置。</w:t>
      </w:r>
    </w:p>
    <w:p w14:paraId="5A8A5D6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JVM参数不合理导致内存溢出或GC频繁。</w:t>
      </w:r>
    </w:p>
    <w:p w14:paraId="4275529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权限问题（日志目录不可写、文件属主错误）。</w:t>
      </w:r>
    </w:p>
    <w:p w14:paraId="612B1C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FB595E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一、第一阶段：快速恢复</w:t>
      </w:r>
    </w:p>
    <w:p w14:paraId="1F5AEE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1.立即回滚至稳定版本</w:t>
      </w:r>
    </w:p>
    <w:p w14:paraId="41CCD6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根据不同部署方式执行版本回退：软链接部署直接切换至历史版本目录并重启服务；WAR包部署替换为备份的旧版本包重启；容器化部署停止并删除异常容器，使用历史稳定镜像重新启动。</w:t>
      </w:r>
    </w:p>
    <w:p w14:paraId="77BB55A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2.临时禁用故障功能/摘除流量</w:t>
      </w:r>
    </w:p>
    <w:p w14:paraId="7343E5A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无法快速回滚时，通过负载均衡将故障节点流量切换至正常实例，在网关层关闭异常非核心接口，避免故障影响扩大。</w:t>
      </w:r>
    </w:p>
    <w:p w14:paraId="3250A7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3.快速排查日志定位问题</w:t>
      </w:r>
    </w:p>
    <w:p w14:paraId="5546A1D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查看应用运行日志与系统服务日志，筛选错误信息，初步判断为配置异常或代码逻辑问题。</w:t>
      </w:r>
    </w:p>
    <w:p w14:paraId="70BC28B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4.修复配置类故障</w:t>
      </w:r>
    </w:p>
    <w:p w14:paraId="575E749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确认是配置文件错误导致的启动失败，直接修正配置内容，重启应用服务恢复运行。</w:t>
      </w:r>
    </w:p>
    <w:p w14:paraId="0586476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5.处理端口占用故障</w:t>
      </w:r>
    </w:p>
    <w:p w14:paraId="6E05ECD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检查目标端口占用情况，定位并终止占用端口的进程，重启应用服务确保端口正常监听。</w:t>
      </w:r>
    </w:p>
    <w:p w14:paraId="29529B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607D72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1.全面分析应用日志</w:t>
      </w:r>
    </w:p>
    <w:p w14:paraId="4D75287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查看完整启动日志，搜索异常、错误、失败等关键字，定位故障触发点。</w:t>
      </w:r>
    </w:p>
    <w:p w14:paraId="283A319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2.核对配置文件差异</w:t>
      </w:r>
    </w:p>
    <w:p w14:paraId="7639FED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对比修改前后的配置文件，排查是否存在参数错误、格式异常等问题。</w:t>
      </w:r>
    </w:p>
    <w:p w14:paraId="5E5C7F0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3.检查Java应用运行状态</w:t>
      </w:r>
    </w:p>
    <w:p w14:paraId="1C7CF9C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查看Java进程存活状态，监控垃圾回收情况与堆内存配置，排查内存与性能异常。</w:t>
      </w:r>
    </w:p>
    <w:p w14:paraId="7792840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4.验证依赖服务连通性</w:t>
      </w:r>
    </w:p>
    <w:p w14:paraId="59F783C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测试数据库、缓存等依赖服务的连通性，排除外部依赖故障导致应用异常。</w:t>
      </w:r>
    </w:p>
    <w:p w14:paraId="0944247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5.核查系统资源状态</w:t>
      </w:r>
    </w:p>
    <w:p w14:paraId="2603CB1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检查服务器磁盘空间与内存使用率，排除资源不足引发的启动失败。</w:t>
      </w:r>
    </w:p>
    <w:p w14:paraId="3B13403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6.代码问题深度分析</w:t>
      </w:r>
    </w:p>
    <w:p w14:paraId="13674FF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开发人员介入排查代码逻辑错误，导出线程堆栈与堆内存快照，定位内存泄漏、死锁等深层问题。</w:t>
      </w:r>
    </w:p>
    <w:p w14:paraId="406D61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三、第三阶段：最终恢复</w:t>
      </w:r>
    </w:p>
    <w:p w14:paraId="49F4DD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1.针对性修复问题</w:t>
      </w:r>
    </w:p>
    <w:p w14:paraId="3CA2A0E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代码缺陷由开发人员修复后重新打包发布；配置错误修正配置并重启；环境问题调整系统参数或扩容资源。</w:t>
      </w:r>
    </w:p>
    <w:p w14:paraId="3E6CE6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2.业务功能验证</w:t>
      </w:r>
    </w:p>
    <w:p w14:paraId="580C98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调用健康检查接口确认服务可用，查看服务运行状态，监控日志无持续报错。</w:t>
      </w:r>
    </w:p>
    <w:p w14:paraId="207ED16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3.恢复业务流量</w:t>
      </w:r>
    </w:p>
    <w:p w14:paraId="6267032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将修复完成的节点重新加入负载均衡池，恢复正常业务访问。</w:t>
      </w:r>
    </w:p>
    <w:p w14:paraId="71B540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四、操作风险评估与风险处置措施</w:t>
      </w:r>
    </w:p>
    <w:p w14:paraId="5FF986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1"/>
        <w:gridCol w:w="3084"/>
        <w:gridCol w:w="2851"/>
      </w:tblGrid>
      <w:tr w14:paraId="29BED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386" w:type="dxa"/>
            <w:shd w:val="clear" w:color="auto" w:fill="auto"/>
            <w:vAlign w:val="center"/>
          </w:tcPr>
          <w:p w14:paraId="11357A5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操作步骤</w:t>
            </w:r>
          </w:p>
        </w:tc>
        <w:tc>
          <w:tcPr>
            <w:tcW w:w="3054" w:type="dxa"/>
            <w:shd w:val="clear" w:color="auto" w:fill="auto"/>
            <w:vAlign w:val="center"/>
          </w:tcPr>
          <w:p w14:paraId="3E56C32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风险</w:t>
            </w:r>
          </w:p>
        </w:tc>
        <w:tc>
          <w:tcPr>
            <w:tcW w:w="2806" w:type="dxa"/>
            <w:shd w:val="clear" w:color="auto" w:fill="auto"/>
            <w:vAlign w:val="center"/>
          </w:tcPr>
          <w:p w14:paraId="5DF8BE2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处置措施</w:t>
            </w:r>
          </w:p>
        </w:tc>
      </w:tr>
      <w:tr w14:paraId="5C363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59FDCDD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版本回滚</w:t>
            </w:r>
          </w:p>
        </w:tc>
        <w:tc>
          <w:tcPr>
            <w:tcW w:w="3054" w:type="dxa"/>
            <w:shd w:val="clear" w:color="auto" w:fill="auto"/>
            <w:vAlign w:val="center"/>
          </w:tcPr>
          <w:p w14:paraId="52742FE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回滚期间服务短暂中断，旧版本可能存在历史缺陷</w:t>
            </w:r>
          </w:p>
        </w:tc>
        <w:tc>
          <w:tcPr>
            <w:tcW w:w="2806" w:type="dxa"/>
            <w:shd w:val="clear" w:color="auto" w:fill="auto"/>
            <w:vAlign w:val="center"/>
          </w:tcPr>
          <w:p w14:paraId="3762610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先摘除流量再执行回滚，提前确认旧版本稳定性</w:t>
            </w:r>
          </w:p>
        </w:tc>
      </w:tr>
      <w:tr w14:paraId="6A718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1595DDC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直接重启服务</w:t>
            </w:r>
          </w:p>
        </w:tc>
        <w:tc>
          <w:tcPr>
            <w:tcW w:w="3054" w:type="dxa"/>
            <w:shd w:val="clear" w:color="auto" w:fill="auto"/>
            <w:vAlign w:val="center"/>
          </w:tcPr>
          <w:p w14:paraId="58637EB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导致服务不可用，本地会话数据可能丢失</w:t>
            </w:r>
          </w:p>
        </w:tc>
        <w:tc>
          <w:tcPr>
            <w:tcW w:w="2806" w:type="dxa"/>
            <w:shd w:val="clear" w:color="auto" w:fill="auto"/>
            <w:vAlign w:val="center"/>
          </w:tcPr>
          <w:p w14:paraId="794274F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提前切换流量，确保会话共享，选择业务低峰期操作</w:t>
            </w:r>
          </w:p>
        </w:tc>
      </w:tr>
      <w:tr w14:paraId="6FA3C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702B4C7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修改配置文件</w:t>
            </w:r>
          </w:p>
        </w:tc>
        <w:tc>
          <w:tcPr>
            <w:tcW w:w="3054" w:type="dxa"/>
            <w:shd w:val="clear" w:color="auto" w:fill="auto"/>
            <w:vAlign w:val="center"/>
          </w:tcPr>
          <w:p w14:paraId="151D78C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配置错误会加重故障</w:t>
            </w:r>
          </w:p>
        </w:tc>
        <w:tc>
          <w:tcPr>
            <w:tcW w:w="2806" w:type="dxa"/>
            <w:shd w:val="clear" w:color="auto" w:fill="auto"/>
            <w:vAlign w:val="center"/>
          </w:tcPr>
          <w:p w14:paraId="082E93A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修改前备份原文件，必要时验证配置语法</w:t>
            </w:r>
          </w:p>
        </w:tc>
      </w:tr>
      <w:tr w14:paraId="09058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6E90F52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强制终止进程</w:t>
            </w:r>
          </w:p>
        </w:tc>
        <w:tc>
          <w:tcPr>
            <w:tcW w:w="3054" w:type="dxa"/>
            <w:shd w:val="clear" w:color="auto" w:fill="auto"/>
            <w:vAlign w:val="center"/>
          </w:tcPr>
          <w:p w14:paraId="0960B86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可能造成数据丢失、文件损坏</w:t>
            </w:r>
          </w:p>
        </w:tc>
        <w:tc>
          <w:tcPr>
            <w:tcW w:w="2806" w:type="dxa"/>
            <w:shd w:val="clear" w:color="auto" w:fill="auto"/>
            <w:vAlign w:val="center"/>
          </w:tcPr>
          <w:p w14:paraId="2E45434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优先正常停止服务，仅进程僵死时强制终止</w:t>
            </w:r>
          </w:p>
        </w:tc>
      </w:tr>
      <w:tr w14:paraId="24B05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22DB165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导出内存/线程快照</w:t>
            </w:r>
          </w:p>
        </w:tc>
        <w:tc>
          <w:tcPr>
            <w:tcW w:w="3054" w:type="dxa"/>
            <w:shd w:val="clear" w:color="auto" w:fill="auto"/>
            <w:vAlign w:val="center"/>
          </w:tcPr>
          <w:p w14:paraId="0070D08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触发应用暂停，影响业务运行</w:t>
            </w:r>
          </w:p>
        </w:tc>
        <w:tc>
          <w:tcPr>
            <w:tcW w:w="2806" w:type="dxa"/>
            <w:shd w:val="clear" w:color="auto" w:fill="auto"/>
            <w:vAlign w:val="center"/>
          </w:tcPr>
          <w:p w14:paraId="01A99E2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在低峰期执行，缩短操作时长</w:t>
            </w:r>
          </w:p>
        </w:tc>
      </w:tr>
      <w:tr w14:paraId="17AF9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86" w:type="dxa"/>
            <w:shd w:val="clear" w:color="auto" w:fill="auto"/>
            <w:vAlign w:val="center"/>
          </w:tcPr>
          <w:p w14:paraId="3739117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删除部署包</w:t>
            </w:r>
          </w:p>
        </w:tc>
        <w:tc>
          <w:tcPr>
            <w:tcW w:w="3054" w:type="dxa"/>
            <w:shd w:val="clear" w:color="auto" w:fill="auto"/>
            <w:vAlign w:val="center"/>
          </w:tcPr>
          <w:p w14:paraId="438ADFD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误删文件导致无法回滚</w:t>
            </w:r>
          </w:p>
        </w:tc>
        <w:tc>
          <w:tcPr>
            <w:tcW w:w="2806" w:type="dxa"/>
            <w:shd w:val="clear" w:color="auto" w:fill="auto"/>
            <w:vAlign w:val="center"/>
          </w:tcPr>
          <w:p w14:paraId="4AEBB33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32"/>
                <w:szCs w:val="32"/>
                <w:lang w:val="en-US" w:eastAsia="zh-CN"/>
              </w:rPr>
              <w:t>重命名备份而非直接删除，保留回滚</w:t>
            </w:r>
          </w:p>
        </w:tc>
      </w:tr>
    </w:tbl>
    <w:p w14:paraId="4B3412C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故障闭环</w:t>
      </w:r>
    </w:p>
    <w:p w14:paraId="740BE7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短期恢复确认</w:t>
      </w:r>
    </w:p>
    <w:p w14:paraId="1E87543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通过应用回滚或修复，使服务恢复正常，监控告警消除。</w:t>
      </w:r>
    </w:p>
    <w:p w14:paraId="665357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健康检查通过，业务方验证功能正常。</w:t>
      </w:r>
    </w:p>
    <w:p w14:paraId="3FC41B7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长期优化措施</w:t>
      </w:r>
    </w:p>
    <w:p w14:paraId="17C8374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发布流程优化：</w:t>
      </w:r>
    </w:p>
    <w:p w14:paraId="0454BBC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建立灰度发布机制，先在小流量节点验证，再全量发布。</w:t>
      </w:r>
    </w:p>
    <w:p w14:paraId="6409E1C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增加自动化测试，在发布前执行冒烟测试和回归测试。</w:t>
      </w:r>
    </w:p>
    <w:p w14:paraId="3F467A3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使用蓝绿部署或金丝雀发布，降低发布风险。</w:t>
      </w:r>
    </w:p>
    <w:p w14:paraId="0BC9E90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配置管理：</w:t>
      </w:r>
    </w:p>
    <w:p w14:paraId="053F9B6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配置文件版本化管理（如git），变更前review。</w:t>
      </w:r>
    </w:p>
    <w:p w14:paraId="443C851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使用配置中心（如Apollo、Nacos）动态管理配置，避免手动修改。</w:t>
      </w:r>
    </w:p>
    <w:p w14:paraId="163BBFC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监控完善：</w:t>
      </w:r>
    </w:p>
    <w:p w14:paraId="22B86C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增加应用健康检查接口（/health），监控系统定时探测。</w:t>
      </w:r>
    </w:p>
    <w:p w14:paraId="189EF57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增加JVM监控（GC次数、堆内存使用），提前发现内存泄漏。</w:t>
      </w:r>
    </w:p>
    <w:p w14:paraId="03B8592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增加日志监控，对ERROR级别日志实时告警。</w:t>
      </w:r>
    </w:p>
    <w:p w14:paraId="65C95C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应急预案：</w:t>
      </w:r>
    </w:p>
    <w:p w14:paraId="668118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编写详细的发布失败回滚步骤，并定期演练。</w:t>
      </w:r>
    </w:p>
    <w:p w14:paraId="7D5FEE2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备份所有历史版本，确保可快速回滚。</w:t>
      </w:r>
    </w:p>
    <w:p w14:paraId="7B6A759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文档记录与复盘：</w:t>
      </w:r>
    </w:p>
    <w:p w14:paraId="3DC7072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记录故障时间、维护操作内容、失败原因、处理过程、改进措施。</w:t>
      </w:r>
    </w:p>
    <w:p w14:paraId="352A8A6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更新应用发布标准操作流程，避免同类问题再次发生。</w:t>
      </w:r>
    </w:p>
    <w:p w14:paraId="5361C9E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召开复盘会议，明确责任人及完成时间。</w:t>
      </w:r>
    </w:p>
    <w:p w14:paraId="53BCFC0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验证闭环：</w:t>
      </w:r>
    </w:p>
    <w:p w14:paraId="663F7AA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观察后续发布是否顺利，无同类故障。</w:t>
      </w:r>
    </w:p>
    <w:p w14:paraId="4B0DCE1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对优化后的监控配置进行测试，确保能及时发现异常。</w:t>
      </w:r>
    </w:p>
    <w:p w14:paraId="0A926237">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场景三：数据库连接故障</w:t>
      </w:r>
    </w:p>
    <w:p w14:paraId="1CDA52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090AE2C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应用无法连接数据库，报错“Can'tconnecttoMySQLserver”或“Connectionrefused”。</w:t>
      </w:r>
    </w:p>
    <w:p w14:paraId="56EEFE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数据库服务进程（mysqld）不存在或已停止。</w:t>
      </w:r>
    </w:p>
    <w:p w14:paraId="66EA178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连接数达到上限，新连接被拒绝（“Toomanyconnections”）。</w:t>
      </w:r>
    </w:p>
    <w:p w14:paraId="6CECF04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数据库响应极慢，查询长时间不返回。</w:t>
      </w:r>
    </w:p>
    <w:p w14:paraId="7F4DB1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主从同步中断，Slave_IO_Running或Slave_SQL_Running为No。</w:t>
      </w:r>
    </w:p>
    <w:p w14:paraId="7C97A12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数据库日志中出现大量错误（如InnoDB损坏、表损坏）。</w:t>
      </w:r>
    </w:p>
    <w:p w14:paraId="287F1D0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6ED6E7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所有依赖该数据库的业务系统，包括读操作（查询、报表）和写操作（交易、订单、状态更新）等。故障可能导致数据不一致、业务中断。</w:t>
      </w:r>
    </w:p>
    <w:p w14:paraId="54C3F0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35729D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运行指标：主从复制延迟秒数；死锁次数；慢查询数量（超过阈值）；数据库连接池活跃连接数；CPU使用率。</w:t>
      </w:r>
    </w:p>
    <w:p w14:paraId="7F7CF9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用户感知：数据查询超时或返回空结果；交易提交失败；页面提示“数据库连接异常”；数据出现短暂不一致。</w:t>
      </w:r>
    </w:p>
    <w:p w14:paraId="0189FB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768983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数据库进程意外崩溃（OOM、段错误、磁盘满）。</w:t>
      </w:r>
    </w:p>
    <w:p w14:paraId="7752C2B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配置错误导致无法启动（如my.cnf语法错误、参数不合理）。</w:t>
      </w:r>
    </w:p>
    <w:p w14:paraId="6E80B46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连接数耗尽，大量慢查询占满连接。</w:t>
      </w:r>
    </w:p>
    <w:p w14:paraId="7DF6065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磁盘空间满，数据库无法写入日志或数据。</w:t>
      </w:r>
    </w:p>
    <w:p w14:paraId="63A78EB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表损坏或InnoDB损坏。</w:t>
      </w:r>
    </w:p>
    <w:p w14:paraId="4A027FD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死锁或锁等待严重。</w:t>
      </w:r>
    </w:p>
    <w:p w14:paraId="04BF30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主从复制故障（网络、日志损坏、binlog丢失）。</w:t>
      </w:r>
    </w:p>
    <w:p w14:paraId="6CADDEF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26F3A12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一、第一阶段：紧急恢复</w:t>
      </w:r>
    </w:p>
    <w:p w14:paraId="4AF83B6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1.尝试重启数据库服务</w:t>
      </w:r>
    </w:p>
    <w:p w14:paraId="3293145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优先执行数据库服务重启操作，重启完成后检查服务运行状态，测试基础功能是否正常可用。</w:t>
      </w:r>
    </w:p>
    <w:p w14:paraId="0F8BD3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2.查看错误日志定位故障</w:t>
      </w:r>
    </w:p>
    <w:p w14:paraId="061A210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若数据库无法启动，查看错误日志获取关键报错信息，根据信息分别处理：磁盘空间不足则清理空间；配置文件错误则修正语法并验证；数据文件损坏则尝试强制恢复。</w:t>
      </w:r>
    </w:p>
    <w:p w14:paraId="4D2B0E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3.处理连接数满无法连接问题</w:t>
      </w:r>
    </w:p>
    <w:p w14:paraId="07AD36A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数据库连接占满时，临时调高最大连接数，或清理长时间空闲的数据库连接，释放连接资源保障业务接入。</w:t>
      </w:r>
    </w:p>
    <w:p w14:paraId="6285636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4.处理数据库响应极慢问题</w:t>
      </w:r>
    </w:p>
    <w:p w14:paraId="672B963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查询当前运行的全部SQL语句，终止长时间执行、无响应的慢查询；检查并处理数据库锁等待、事务阻塞问题，恢复正常响应速度。</w:t>
      </w:r>
    </w:p>
    <w:p w14:paraId="125A8BE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5.处理主从同步中断问题</w:t>
      </w:r>
    </w:p>
    <w:p w14:paraId="437266A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在从库检查同步状态，根据同步线程停止原因分别处理：网络或日志异常修复网络与binlog；SQL执行失败可谨慎跳过错误，或重新配置同步位置。</w:t>
      </w:r>
    </w:p>
    <w:p w14:paraId="33AF3C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6.InnoDB数据损坏强制恢复</w:t>
      </w:r>
    </w:p>
    <w:p w14:paraId="19EEDB8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若日志提示数据文件损坏，配置强制恢复参数并重启数据库，成功启动后立即备份全部数据，随后重建数据库环境，完成后取消强制恢复配置。</w:t>
      </w:r>
    </w:p>
    <w:p w14:paraId="13AE980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7.主从架构临时流量切换</w:t>
      </w:r>
    </w:p>
    <w:p w14:paraId="3465F58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主库发生故障时，将从库提升为新主库，停止同步并重置复制配置，修改应用连接指向，保障业务持续运行。</w:t>
      </w:r>
    </w:p>
    <w:p w14:paraId="772F291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二、第二阶段：定位根因</w:t>
      </w:r>
    </w:p>
    <w:p w14:paraId="49A2F3E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1.分析数据库日志</w:t>
      </w:r>
    </w:p>
    <w:p w14:paraId="164E1A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全面查看错误日志，重点排查崩溃前的异常信息，定位故障触发原因。</w:t>
      </w:r>
    </w:p>
    <w:p w14:paraId="58F6B1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2.检查系统资源</w:t>
      </w:r>
    </w:p>
    <w:p w14:paraId="7E4BAB4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核查系统硬件日志，确认是否存在内存溢出、磁盘空间不足、硬件异常等问题。</w:t>
      </w:r>
    </w:p>
    <w:p w14:paraId="4E249DF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3.分析慢查询日志</w:t>
      </w:r>
    </w:p>
    <w:p w14:paraId="401F7A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解析慢查询日志，筛选出执行效率最低的SQL语句，判断是否为慢查询导致性能瓶颈。</w:t>
      </w:r>
    </w:p>
    <w:p w14:paraId="3AF26E9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4.核查数据库参数配置</w:t>
      </w:r>
    </w:p>
    <w:p w14:paraId="3A2DB0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检查连接数、内存缓冲区等核心参数配置，确认是否存在参数不合理导致的故障。</w:t>
      </w:r>
    </w:p>
    <w:p w14:paraId="3CFA58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5.主从故障深度排查</w:t>
      </w:r>
    </w:p>
    <w:p w14:paraId="5D1A2ED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测试主从网络连通性，校验binlog日志完整性，定位复制中断的根本原因。</w:t>
      </w:r>
    </w:p>
    <w:p w14:paraId="1A33743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6.数据表健康检查</w:t>
      </w:r>
    </w:p>
    <w:p w14:paraId="3D43D53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对核心业务表执行检测操作，确认是否存在数据表损坏、结构异常问题。</w:t>
      </w:r>
    </w:p>
    <w:p w14:paraId="77EEA3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三、操作风险评估与风险处置措施</w:t>
      </w:r>
    </w:p>
    <w:p w14:paraId="20E8753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操作步骤风险处置措施</w:t>
      </w:r>
    </w:p>
    <w:p w14:paraId="0A6E05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重启数据库服务服务中断，数据损坏情况下可能无法启动提前切换流量，通知业务方，具备主从切换条件优先切换</w:t>
      </w:r>
    </w:p>
    <w:p w14:paraId="280D5D4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临时调高最大连接数过度占用内存，引发系统内存溢出按服务器内存合理计算配置值，避免超配</w:t>
      </w:r>
    </w:p>
    <w:p w14:paraId="49C1B63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终止数据库连接误杀关键业务事务，导致数据不一致确认连接状态为空闲或非关键操作后执行，提前沟通业务方</w:t>
      </w:r>
    </w:p>
    <w:p w14:paraId="6B3DEB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跳过主从同步错误造成主从数据不一致，遗留数据隐患仅在确认可安全跳过的场景使用，事后核对并修复数据</w:t>
      </w:r>
    </w:p>
    <w:p w14:paraId="7983162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InnoDB强制恢复存在数据丢失、损坏风险仅用于紧急备份数据，备份完成后立即重建数据库</w:t>
      </w:r>
    </w:p>
    <w:p w14:paraId="1BC9937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从库提升为主库主从延迟导致数据丢失等待同步追平后再执行切换，切换后校验数据完整性</w:t>
      </w:r>
    </w:p>
    <w:p w14:paraId="4640F58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直接删除数据库文件数据库崩溃且无法恢复严禁直接删除文件，所有表操作通过SQL语句执行</w:t>
      </w:r>
    </w:p>
    <w:p w14:paraId="5ED00B4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四、故障闭环</w:t>
      </w:r>
    </w:p>
    <w:p w14:paraId="2A174B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1.短期恢复确认</w:t>
      </w:r>
    </w:p>
    <w:p w14:paraId="33ADF20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数据库服务正常运行，状态显示为活跃；应用连接稳定，业务功能验证通过；相关监控告警全部消除。</w:t>
      </w:r>
    </w:p>
    <w:p w14:paraId="368D761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2.长期优化措施</w:t>
      </w:r>
    </w:p>
    <w:p w14:paraId="49793B8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参数调优：根据业务规模与服务器配置，优化连接数、内存池、缓存等核心参数；开启慢查询日志，定期分析并优化低效SQL。</w:t>
      </w:r>
    </w:p>
    <w:p w14:paraId="29A98A4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监控完善：全面监控数据库连接数、慢查询、主从延迟、磁盘空间、死锁等指标；设置连接数使用率告警，提前预警风险。</w:t>
      </w:r>
    </w:p>
    <w:p w14:paraId="18B6A65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备份恢复：建立全量+增量备份体系，支持任意时间点恢复；定期开展备份恢复演练，确保应急可用。</w:t>
      </w:r>
    </w:p>
    <w:p w14:paraId="48387FA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高可用架构：部署主从复制、集群架构，实现故障自动切换；使用数据库中间件实现读写分离与连接池管理。</w:t>
      </w:r>
    </w:p>
    <w:p w14:paraId="46CE2E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SQL规范：建立SQL上线审核机制，杜绝慢SQL、锁表语句上线；开展数据库最佳实践培训，提升开发人员能力。</w:t>
      </w:r>
    </w:p>
    <w:p w14:paraId="5A9D0DB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3.文档记录与复盘</w:t>
      </w:r>
    </w:p>
    <w:p w14:paraId="612339A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完整记录故障时间、根本原因、处理流程与优化方案；更新应急预案，补充数据库故障处置细节；组织复盘会议，明确整改责任人与完成时限。</w:t>
      </w:r>
    </w:p>
    <w:p w14:paraId="5E53F5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4.闭环验证</w:t>
      </w:r>
    </w:p>
    <w:p w14:paraId="643BF00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数据库持续稳定运行，无同类故障复发；监控与参数优化生效，可提前预警风险；压力测试验证数据库性能满足业务需求。</w:t>
      </w:r>
    </w:p>
    <w:p w14:paraId="1CB5C43A">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场景四：KAFKA故障</w:t>
      </w:r>
    </w:p>
    <w:p w14:paraId="0A8FFB5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5CA6BF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如Prometheus+Grafana、KafkaManager等）告警，显示消费组Lag（积压消息数）突增。下游业务处理全部失败，数据延迟大（例如实时统计报表更新延迟、订单状态同步慢等）。查看消费组状态，发现CURRENT-OFFSET远小于LOG-END-OFFSET，且LAG列数值很大且不下降。</w:t>
      </w:r>
    </w:p>
    <w:p w14:paraId="4E76B0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33A7D1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Kafka消费组消息积压引发业务级故障，依赖该Kafka的下游数据处理链路全面受阻，实时计算、消息推送等业务延迟严重，数据时效性丧失，导致业务决策失误、用户体验崩塌，引发业务中断及经济损失，需紧急排查处置。</w:t>
      </w:r>
    </w:p>
    <w:p w14:paraId="2EF0D642">
      <w:pPr>
        <w:pStyle w:val="17"/>
        <w:rPr>
          <w:rFonts w:hint="eastAsia" w:ascii="仿宋_GB2312" w:hAnsi="仿宋_GB2312" w:eastAsia="仿宋_GB2312" w:cs="仿宋_GB2312"/>
          <w:lang w:val="en-US" w:eastAsia="zh-CN"/>
        </w:rPr>
      </w:pPr>
    </w:p>
    <w:p w14:paraId="4CC3683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202E49B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运行指标：消费Lag（积压量）持续增长；消息生产速率与消费速率差值扩大；消费延迟时间（秒/分钟）持续增长。</w:t>
      </w:r>
    </w:p>
    <w:p w14:paraId="1C5245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用户感知：实时数据看板延迟更新；消息推送延迟到达；下游业务处理时效性下降（如风控、推荐）。</w:t>
      </w:r>
    </w:p>
    <w:p w14:paraId="2FAC37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000077C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消费者处理速度慢：代码逻辑耗时（如数据库操作慢、调用外部接口）、单线程处理、批量大小设置不合理。</w:t>
      </w:r>
    </w:p>
    <w:p w14:paraId="5827FF5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分区数不足：Topic分区数小于消费者实例数，导致部分消费者空闲，并行处理能力受限。</w:t>
      </w:r>
    </w:p>
    <w:p w14:paraId="10AD6C9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消费者组频繁Rebalance：消费者心跳超时、处理消息超时（max.poll.interval.ms设置过小）、消费者实例频繁上下线，导致消费暂停和分区重新分配。</w:t>
      </w:r>
    </w:p>
    <w:p w14:paraId="1E6A0E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Broker端瓶颈：磁盘I/O高、网络带宽满、CPU负载高，导致拉取消息慢。</w:t>
      </w:r>
    </w:p>
    <w:p w14:paraId="7703291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生产者发送过快：短时间内大量消息涌入，超过下游处理能力。</w:t>
      </w:r>
    </w:p>
    <w:p w14:paraId="7F0EF0F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消费逻辑阻塞：例如消费线程卡在数据库事务或死锁上。</w:t>
      </w:r>
    </w:p>
    <w:p w14:paraId="1522975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2240E9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6E4DD92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1.确认积压情况</w:t>
      </w:r>
    </w:p>
    <w:p w14:paraId="4EA6045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查看消费组积压状态，重点关注延迟最高的分区，优先处理热点分区。</w:t>
      </w:r>
    </w:p>
    <w:p w14:paraId="201E913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2.临时扩容消费者</w:t>
      </w:r>
    </w:p>
    <w:p w14:paraId="604FE6B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在消费者数量小于分区数时，直接增加消费者实例，提升消费速度；若已达到分区上限，使用新Topic或新消费组做流量分流。</w:t>
      </w:r>
    </w:p>
    <w:p w14:paraId="7A76D93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3.调大消息拉取量</w:t>
      </w:r>
    </w:p>
    <w:p w14:paraId="1101028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调整消费者拉取配置，增加单次拉取消息数量与数据量，减少网络等待时间，提升处理效率。</w:t>
      </w:r>
    </w:p>
    <w:p w14:paraId="34D2BC8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4.新建Topic紧急分流</w:t>
      </w:r>
    </w:p>
    <w:p w14:paraId="6E86D65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原Topic分区不足无法快速扩容时，创建分区数更多的临时Topic，将消息转发至新Topic，用独立消费组处理。</w:t>
      </w:r>
    </w:p>
    <w:p w14:paraId="268A40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5.抑制频繁重平衡</w:t>
      </w:r>
    </w:p>
    <w:p w14:paraId="746137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调大消费组心跳与处理超时参数，避免因处理耗时导致消费者被误判下线，减少重平衡次数。</w:t>
      </w:r>
    </w:p>
    <w:p w14:paraId="770E3E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6.重启异常消费者</w:t>
      </w:r>
    </w:p>
    <w:p w14:paraId="270004A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发现消费者卡死、线程耗尽时，直接重启异常实例，恢复消费能力。</w:t>
      </w:r>
    </w:p>
    <w:p w14:paraId="5ECBC94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1078939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1.排查消费异常</w:t>
      </w:r>
    </w:p>
    <w:p w14:paraId="7B28A1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查看消费者日志与监控，检查是否存在报错、死锁、CPU/内存/GC异常。</w:t>
      </w:r>
    </w:p>
    <w:p w14:paraId="2FA218F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2.分析重平衡原因</w:t>
      </w:r>
    </w:p>
    <w:p w14:paraId="1347B02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查看日志确认重平衡触发条件，检查超时参数是否合理，排查实例是否因资源不足频繁重启。</w:t>
      </w:r>
    </w:p>
    <w:p w14:paraId="17AC7E2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3.定位消费慢逻辑</w:t>
      </w:r>
    </w:p>
    <w:p w14:paraId="46CA5E2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检查线程运行状态，定位是否卡在数据库查询、外部接口调用等环节。</w:t>
      </w:r>
    </w:p>
    <w:p w14:paraId="4282FD6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4.检查服务端状态</w:t>
      </w:r>
    </w:p>
    <w:p w14:paraId="4F977E5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查看Broker磁盘I/O、日志是否异常，确认服务端无性能瓶颈。</w:t>
      </w:r>
    </w:p>
    <w:p w14:paraId="71FFE38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5.检查分区均衡性</w:t>
      </w:r>
    </w:p>
    <w:p w14:paraId="79967E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确认分区分配是否均匀，存在倾斜时调整分配策略，避免单点积压。</w:t>
      </w:r>
    </w:p>
    <w:p w14:paraId="36DF539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三、操作风险评估与处置措施</w:t>
      </w:r>
    </w:p>
    <w:p w14:paraId="0A0303E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11"/>
        <w:gridCol w:w="2952"/>
        <w:gridCol w:w="3103"/>
      </w:tblGrid>
      <w:tr w14:paraId="2254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266" w:type="dxa"/>
            <w:shd w:val="clear" w:color="auto" w:fill="auto"/>
            <w:vAlign w:val="center"/>
          </w:tcPr>
          <w:p w14:paraId="1235E05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2922" w:type="dxa"/>
            <w:shd w:val="clear" w:color="auto" w:fill="auto"/>
            <w:vAlign w:val="center"/>
          </w:tcPr>
          <w:p w14:paraId="290ADA4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3058" w:type="dxa"/>
            <w:shd w:val="clear" w:color="auto" w:fill="auto"/>
            <w:vAlign w:val="center"/>
          </w:tcPr>
          <w:p w14:paraId="59005D5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0686E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02EB6F6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重启消费者</w:t>
            </w:r>
          </w:p>
        </w:tc>
        <w:tc>
          <w:tcPr>
            <w:tcW w:w="2922" w:type="dxa"/>
            <w:shd w:val="clear" w:color="auto" w:fill="auto"/>
            <w:vAlign w:val="center"/>
          </w:tcPr>
          <w:p w14:paraId="3C3EB8C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分区暂时无人消费，加重积压，可能重复消费</w:t>
            </w:r>
          </w:p>
        </w:tc>
        <w:tc>
          <w:tcPr>
            <w:tcW w:w="3058" w:type="dxa"/>
            <w:shd w:val="clear" w:color="auto" w:fill="auto"/>
            <w:vAlign w:val="center"/>
          </w:tcPr>
          <w:p w14:paraId="4AF8221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确保多实例部署，重启前尽量完成偏移量提交</w:t>
            </w:r>
          </w:p>
        </w:tc>
      </w:tr>
      <w:tr w14:paraId="165A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5B07C8F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调大单次拉取量</w:t>
            </w:r>
          </w:p>
        </w:tc>
        <w:tc>
          <w:tcPr>
            <w:tcW w:w="2922" w:type="dxa"/>
            <w:shd w:val="clear" w:color="auto" w:fill="auto"/>
            <w:vAlign w:val="center"/>
          </w:tcPr>
          <w:p w14:paraId="2480A88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处理超时触发重平衡</w:t>
            </w:r>
          </w:p>
        </w:tc>
        <w:tc>
          <w:tcPr>
            <w:tcW w:w="3058" w:type="dxa"/>
            <w:shd w:val="clear" w:color="auto" w:fill="auto"/>
            <w:vAlign w:val="center"/>
          </w:tcPr>
          <w:p w14:paraId="48934B2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同步调大处理超时时间，确保单批能正常处理完</w:t>
            </w:r>
          </w:p>
        </w:tc>
      </w:tr>
      <w:tr w14:paraId="211A1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06E53CF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增加Topic分区</w:t>
            </w:r>
          </w:p>
        </w:tc>
        <w:tc>
          <w:tcPr>
            <w:tcW w:w="2922" w:type="dxa"/>
            <w:shd w:val="clear" w:color="auto" w:fill="auto"/>
            <w:vAlign w:val="center"/>
          </w:tcPr>
          <w:p w14:paraId="3F3076E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只能增不能减，触发重平衡暂停消费</w:t>
            </w:r>
          </w:p>
        </w:tc>
        <w:tc>
          <w:tcPr>
            <w:tcW w:w="3058" w:type="dxa"/>
            <w:shd w:val="clear" w:color="auto" w:fill="auto"/>
            <w:vAlign w:val="center"/>
          </w:tcPr>
          <w:p w14:paraId="2234DBF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低峰期操作，扩容后等待自动分配完成</w:t>
            </w:r>
          </w:p>
        </w:tc>
      </w:tr>
      <w:tr w14:paraId="0A01C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3C0BB9D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跳过积压消息</w:t>
            </w:r>
          </w:p>
        </w:tc>
        <w:tc>
          <w:tcPr>
            <w:tcW w:w="2922" w:type="dxa"/>
            <w:shd w:val="clear" w:color="auto" w:fill="auto"/>
            <w:vAlign w:val="center"/>
          </w:tcPr>
          <w:p w14:paraId="6BD95FE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消息丢失、数据不一致</w:t>
            </w:r>
          </w:p>
        </w:tc>
        <w:tc>
          <w:tcPr>
            <w:tcW w:w="3058" w:type="dxa"/>
            <w:shd w:val="clear" w:color="auto" w:fill="auto"/>
            <w:vAlign w:val="center"/>
          </w:tcPr>
          <w:p w14:paraId="325A855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生产环境严禁随意跳过，仅可对可丢弃数据谨慎操作</w:t>
            </w:r>
          </w:p>
        </w:tc>
      </w:tr>
      <w:tr w14:paraId="28A47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28A7C30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修改超时参数</w:t>
            </w:r>
          </w:p>
        </w:tc>
        <w:tc>
          <w:tcPr>
            <w:tcW w:w="2922" w:type="dxa"/>
            <w:shd w:val="clear" w:color="auto" w:fill="auto"/>
            <w:vAlign w:val="center"/>
          </w:tcPr>
          <w:p w14:paraId="53B271E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过大导致故障发现延迟，过小触发频繁重平衡</w:t>
            </w:r>
          </w:p>
        </w:tc>
        <w:tc>
          <w:tcPr>
            <w:tcW w:w="3058" w:type="dxa"/>
            <w:shd w:val="clear" w:color="auto" w:fill="auto"/>
            <w:vAlign w:val="center"/>
          </w:tcPr>
          <w:p w14:paraId="6A82B05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按实际处理耗时合理配置，心跳间隔为超时的1/3</w:t>
            </w:r>
          </w:p>
        </w:tc>
      </w:tr>
      <w:tr w14:paraId="25DD2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266" w:type="dxa"/>
            <w:shd w:val="clear" w:color="auto" w:fill="auto"/>
            <w:vAlign w:val="center"/>
          </w:tcPr>
          <w:p w14:paraId="407F01A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清理磁盘日志</w:t>
            </w:r>
          </w:p>
        </w:tc>
        <w:tc>
          <w:tcPr>
            <w:tcW w:w="2922" w:type="dxa"/>
            <w:shd w:val="clear" w:color="auto" w:fill="auto"/>
            <w:vAlign w:val="center"/>
          </w:tcPr>
          <w:p w14:paraId="05801D5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未消费消息被删除</w:t>
            </w:r>
          </w:p>
        </w:tc>
        <w:tc>
          <w:tcPr>
            <w:tcW w:w="3058" w:type="dxa"/>
            <w:shd w:val="clear" w:color="auto" w:fill="auto"/>
            <w:vAlign w:val="center"/>
          </w:tcPr>
          <w:p w14:paraId="258F730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确认消息无用再清理，优先扩容磁盘而非删除</w:t>
            </w:r>
          </w:p>
        </w:tc>
      </w:tr>
    </w:tbl>
    <w:p w14:paraId="2B8B40C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510849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226273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消费延迟持续下降并归零，监控告警消除，业务数据恢复正常。</w:t>
      </w:r>
    </w:p>
    <w:p w14:paraId="0B97B8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584E255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消费逻辑优化：异步处理、批量入库、减少外部依赖，合理设置消费线程。</w:t>
      </w:r>
    </w:p>
    <w:p w14:paraId="31CE124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架构规划：按峰值流量提前规划分区数量，使用均衡分配策略。</w:t>
      </w:r>
    </w:p>
    <w:p w14:paraId="0415C97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避免重平衡：保证消费者稳定运行，合理配置超时参数，实现消费幂等。</w:t>
      </w:r>
    </w:p>
    <w:p w14:paraId="1E2A0F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监控完善：增加消费延迟、成员数量、Broker资源监控，设置多级告警。</w:t>
      </w:r>
    </w:p>
    <w:p w14:paraId="58170B8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78A2FA1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记录故障时间、峰值积压、根因、处理步骤与优化方案，更新应急预案。</w:t>
      </w:r>
    </w:p>
    <w:p w14:paraId="196C58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0B97F9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消费延迟保持平稳，压力测试验证处理能力满足峰值需求。</w:t>
      </w:r>
    </w:p>
    <w:p w14:paraId="49206406">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场景五：hadoop节点故障</w:t>
      </w:r>
    </w:p>
    <w:p w14:paraId="6198F01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618D951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HDFS数据读写失败，应用报错“无法找到文件”或“连接超时”。</w:t>
      </w:r>
    </w:p>
    <w:p w14:paraId="63C1666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MapReduce/Spark任务运行失败或卡住，任务日志显示无法获取数据块或容器分配失败。</w:t>
      </w:r>
    </w:p>
    <w:p w14:paraId="500C48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监控系统告警，显示DataNode/NodeManager节点状态为dead或unhealthy。</w:t>
      </w:r>
    </w:p>
    <w:p w14:paraId="6285834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NameNodeWebUI（50070）或YARNResourceManagerWebUI（8088）中，部分节点显示为“丢失”或“已停机”。</w:t>
      </w:r>
    </w:p>
    <w:p w14:paraId="55F1964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46342ED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Hadoop节点组件宕机引发业务级故障，基于Hadoop平台的核心业务全面受阻，数据仓库、离线计算等任务全部失败，数据无法正常读写查询，业务流程中断、数据处理滞后，引发经济损失及合规风险，需紧急重启修复处置。</w:t>
      </w:r>
    </w:p>
    <w:p w14:paraId="2BA6A6B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589A5A8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运行指标：NameNode、DataNode、ResourceManager进程存活状态；HDFS可用性（如副本数不足）；YARN任务队列积压。</w:t>
      </w:r>
    </w:p>
    <w:p w14:paraId="35338E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用户感知：离线报表延迟生成；数据仓库查询失败；大数据分析任务中断；数据同步任务报错。</w:t>
      </w:r>
    </w:p>
    <w:p w14:paraId="1B795F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48F6D64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DataNode/NodeManager进程挂了：OOM、磁盘满、代码bug导致进程退出。</w:t>
      </w:r>
    </w:p>
    <w:p w14:paraId="07901CC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磁盘空间满：DataNode所在磁盘写满，导致DataNode自动shutdown。</w:t>
      </w:r>
    </w:p>
    <w:p w14:paraId="5CE0F18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网络问题：DataNode与NameNode心跳超时，节点被标记为dead。</w:t>
      </w:r>
    </w:p>
    <w:p w14:paraId="32C32A1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节点硬件故障：硬盘损坏、内存故障、电源问题。</w:t>
      </w:r>
    </w:p>
    <w:p w14:paraId="3F36A5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配置文件不一致：集群中部分节点配置错误导致无法启动。</w:t>
      </w:r>
    </w:p>
    <w:p w14:paraId="112AB02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namespaceID/clusterID冲突：多次格式化或复制导致ID不一致。</w:t>
      </w:r>
    </w:p>
    <w:p w14:paraId="2741F3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213F9C1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4FC3A4E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1.确认故障组件和节点</w:t>
      </w:r>
    </w:p>
    <w:p w14:paraId="6A0DDBA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查看集群状态报告，定位已失效的数据节点和资源管理节点，明确故障范围。</w:t>
      </w:r>
    </w:p>
    <w:p w14:paraId="6F1441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2.重启故障节点组件</w:t>
      </w:r>
    </w:p>
    <w:p w14:paraId="7E9E5D1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登录故障节点，检查相关进程是否存在，若进程已停止，直接启动数据节点和资源管理节点服务，等待片刻后确认节点恢复正常。</w:t>
      </w:r>
    </w:p>
    <w:p w14:paraId="06D308E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3.磁盘空间不足处理</w:t>
      </w:r>
    </w:p>
    <w:p w14:paraId="53010B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检查节点磁盘使用率，清理过期临时文件、历史日志和HDFS回收站数据，释放空间后重启数据节点服务。</w:t>
      </w:r>
    </w:p>
    <w:p w14:paraId="6385B75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4.集群标识不一致处理</w:t>
      </w:r>
    </w:p>
    <w:p w14:paraId="2BC569B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若节点因集群ID不匹配无法加入，同步数据节点与名称节点的集群标识配置，修改完成后重启数据节点。</w:t>
      </w:r>
    </w:p>
    <w:p w14:paraId="1B963BC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5.高可用手动切换</w:t>
      </w:r>
    </w:p>
    <w:p w14:paraId="6692BF0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名称节点或资源管理节点主节点故障时，检查备节点状态，必要时手动切换备节点为主节点，保障集群服务可用。</w:t>
      </w:r>
    </w:p>
    <w:p w14:paraId="10EC14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6.故障节点彻底下线</w:t>
      </w:r>
    </w:p>
    <w:p w14:paraId="7994F4A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节点硬件损坏无法修复时，将节点加入黑名单并刷新集群，等待数据块自动复制恢复，硬件修复后再重新加入集群。</w:t>
      </w:r>
    </w:p>
    <w:p w14:paraId="1AE42F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418447C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1.排查系统日志</w:t>
      </w:r>
    </w:p>
    <w:p w14:paraId="4341624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查看数据节点与名称节点的运行日志，筛选错误、异常、失败等关键字，定位故障原因。</w:t>
      </w:r>
    </w:p>
    <w:p w14:paraId="4953AB7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2.检查数据块完整性</w:t>
      </w:r>
    </w:p>
    <w:p w14:paraId="40C46E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检测HDFS文件系统，列出损坏的数据块，必要时清理可重建的损坏块。</w:t>
      </w:r>
    </w:p>
    <w:p w14:paraId="510FCD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3.验证网络连通性</w:t>
      </w:r>
    </w:p>
    <w:p w14:paraId="19D17A8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检查节点间网络是否通畅，服务端口是否可正常访问，排除网络故障。</w:t>
      </w:r>
    </w:p>
    <w:p w14:paraId="36E59A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4.核查系统资源</w:t>
      </w:r>
    </w:p>
    <w:p w14:paraId="1CC68ED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检查内存、磁盘空间，查看系统日志是否存在内存溢出等问题。</w:t>
      </w:r>
    </w:p>
    <w:p w14:paraId="73538DE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5.核对配置一致性</w:t>
      </w:r>
    </w:p>
    <w:p w14:paraId="50D706B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对比故障节点与正常节点的配置文件，排除配置差异导致的启动失败。</w:t>
      </w:r>
    </w:p>
    <w:p w14:paraId="3B5F930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三、操作风险评估与处置措施</w:t>
      </w:r>
    </w:p>
    <w:p w14:paraId="7E49D6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94"/>
        <w:gridCol w:w="2594"/>
        <w:gridCol w:w="4278"/>
      </w:tblGrid>
      <w:tr w14:paraId="75BB4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102D86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0" w:type="auto"/>
            <w:shd w:val="clear" w:color="auto" w:fill="auto"/>
            <w:vAlign w:val="center"/>
          </w:tcPr>
          <w:p w14:paraId="5F568BB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0" w:type="auto"/>
            <w:shd w:val="clear" w:color="auto" w:fill="auto"/>
            <w:vAlign w:val="center"/>
          </w:tcPr>
          <w:p w14:paraId="56A911D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1B4E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F3687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重启节点服务</w:t>
            </w:r>
          </w:p>
        </w:tc>
        <w:tc>
          <w:tcPr>
            <w:tcW w:w="0" w:type="auto"/>
            <w:shd w:val="clear" w:color="auto" w:fill="auto"/>
            <w:vAlign w:val="center"/>
          </w:tcPr>
          <w:p w14:paraId="25850C1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任务中断，计算任务可能失败</w:t>
            </w:r>
          </w:p>
        </w:tc>
        <w:tc>
          <w:tcPr>
            <w:tcW w:w="0" w:type="auto"/>
            <w:shd w:val="clear" w:color="auto" w:fill="auto"/>
            <w:vAlign w:val="center"/>
          </w:tcPr>
          <w:p w14:paraId="3B79B84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依托任务重试机制，低峰期操作，多节点集群影响可控</w:t>
            </w:r>
          </w:p>
        </w:tc>
      </w:tr>
      <w:tr w14:paraId="22869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12749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清理磁盘空间</w:t>
            </w:r>
          </w:p>
        </w:tc>
        <w:tc>
          <w:tcPr>
            <w:tcW w:w="0" w:type="auto"/>
            <w:shd w:val="clear" w:color="auto" w:fill="auto"/>
            <w:vAlign w:val="center"/>
          </w:tcPr>
          <w:p w14:paraId="3641075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误删重要文件导致数据丢失</w:t>
            </w:r>
          </w:p>
        </w:tc>
        <w:tc>
          <w:tcPr>
            <w:tcW w:w="0" w:type="auto"/>
            <w:shd w:val="clear" w:color="auto" w:fill="auto"/>
            <w:vAlign w:val="center"/>
          </w:tcPr>
          <w:p w14:paraId="2CDF35E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确认文件可删除后再清理，重要文件提前备份</w:t>
            </w:r>
          </w:p>
        </w:tc>
      </w:tr>
      <w:tr w14:paraId="2A77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E7E8E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修改集群标识配置</w:t>
            </w:r>
          </w:p>
        </w:tc>
        <w:tc>
          <w:tcPr>
            <w:tcW w:w="0" w:type="auto"/>
            <w:shd w:val="clear" w:color="auto" w:fill="auto"/>
            <w:vAlign w:val="center"/>
          </w:tcPr>
          <w:p w14:paraId="1C4977D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配置错误导致节点无法加入</w:t>
            </w:r>
          </w:p>
        </w:tc>
        <w:tc>
          <w:tcPr>
            <w:tcW w:w="0" w:type="auto"/>
            <w:shd w:val="clear" w:color="auto" w:fill="auto"/>
            <w:vAlign w:val="center"/>
          </w:tcPr>
          <w:p w14:paraId="58B5138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修改前备份原文件，严格同步正确配置</w:t>
            </w:r>
          </w:p>
        </w:tc>
      </w:tr>
      <w:tr w14:paraId="1829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3B091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刷新集群节点</w:t>
            </w:r>
          </w:p>
        </w:tc>
        <w:tc>
          <w:tcPr>
            <w:tcW w:w="0" w:type="auto"/>
            <w:shd w:val="clear" w:color="auto" w:fill="auto"/>
            <w:vAlign w:val="center"/>
          </w:tcPr>
          <w:p w14:paraId="25E1E88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触发数据重平衡，增加集群负载</w:t>
            </w:r>
          </w:p>
        </w:tc>
        <w:tc>
          <w:tcPr>
            <w:tcW w:w="0" w:type="auto"/>
            <w:shd w:val="clear" w:color="auto" w:fill="auto"/>
            <w:vAlign w:val="center"/>
          </w:tcPr>
          <w:p w14:paraId="0CFFC23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低峰期执行，持续监控集群状态</w:t>
            </w:r>
          </w:p>
        </w:tc>
      </w:tr>
      <w:tr w14:paraId="1F3A2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399D20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移除故障节点</w:t>
            </w:r>
          </w:p>
        </w:tc>
        <w:tc>
          <w:tcPr>
            <w:tcW w:w="0" w:type="auto"/>
            <w:shd w:val="clear" w:color="auto" w:fill="auto"/>
            <w:vAlign w:val="center"/>
          </w:tcPr>
          <w:p w14:paraId="5B56C4C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副本不足时造成数据丢失</w:t>
            </w:r>
          </w:p>
        </w:tc>
        <w:tc>
          <w:tcPr>
            <w:tcW w:w="0" w:type="auto"/>
            <w:shd w:val="clear" w:color="auto" w:fill="auto"/>
            <w:vAlign w:val="center"/>
          </w:tcPr>
          <w:p w14:paraId="31C0505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操作前检查副本数，确保多副本冗余</w:t>
            </w:r>
          </w:p>
        </w:tc>
      </w:tr>
      <w:tr w14:paraId="3A413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751B3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手动高可用切换</w:t>
            </w:r>
          </w:p>
        </w:tc>
        <w:tc>
          <w:tcPr>
            <w:tcW w:w="0" w:type="auto"/>
            <w:shd w:val="clear" w:color="auto" w:fill="auto"/>
            <w:vAlign w:val="center"/>
          </w:tcPr>
          <w:p w14:paraId="5403244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备节点未同步导致数据不一致</w:t>
            </w:r>
          </w:p>
        </w:tc>
        <w:tc>
          <w:tcPr>
            <w:tcW w:w="0" w:type="auto"/>
            <w:shd w:val="clear" w:color="auto" w:fill="auto"/>
            <w:vAlign w:val="center"/>
          </w:tcPr>
          <w:p w14:paraId="11CE2CC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切换前确认备节点状态正常，启用任务保活机制</w:t>
            </w:r>
          </w:p>
        </w:tc>
      </w:tr>
    </w:tbl>
    <w:p w14:paraId="526D28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187F18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776486B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所有数据节点恢复在线，失效节点归零；资源管理节点全部正常运行；HDFS文件系统无损坏块；业务数据读写正常。</w:t>
      </w:r>
    </w:p>
    <w:p w14:paraId="0C753E3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54956EE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高可用架构：部署名称节点和资源管理节点高可用集群，启用任务保活重启机制。</w:t>
      </w:r>
    </w:p>
    <w:p w14:paraId="721BEC7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监控完善：增加节点存活状态、磁盘使用率、数据块副本监控，配置多级告警。</w:t>
      </w:r>
    </w:p>
    <w:p w14:paraId="216AC7B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日志管理：集中管理集群日志，提升故障排查效率。</w:t>
      </w:r>
    </w:p>
    <w:p w14:paraId="5D14E4A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定期巡检：每周检查集群健康度，定期清理无用数据。</w:t>
      </w:r>
    </w:p>
    <w:p w14:paraId="4AB7BAE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配置统一：使用自动化工具保证全节点配置一致，变更前备份验证。</w:t>
      </w:r>
    </w:p>
    <w:p w14:paraId="2B22F37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6CC2933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记录故障时间、节点、根因、处理流程与优化方案，更新应急预案，组织复盘明确整改责任。</w:t>
      </w:r>
    </w:p>
    <w:p w14:paraId="2C081B6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23F747B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集群持续稳定运行无同类故障；模拟节点故障验证监控告警与自动恢复机制有效。</w:t>
      </w:r>
    </w:p>
    <w:p w14:paraId="759E52FE">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场景六：ES集群故障</w:t>
      </w:r>
    </w:p>
    <w:p w14:paraId="0270096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7D13AC2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ES集群健康状态显示异</w:t>
      </w:r>
      <w:r>
        <w:rPr>
          <w:rFonts w:hint="eastAsia" w:ascii="仿宋_GB2312" w:hAnsi="仿宋_GB2312" w:eastAsia="仿宋_GB2312" w:cs="仿宋_GB2312"/>
          <w:sz w:val="32"/>
          <w:szCs w:val="32"/>
          <w:u w:val="dotted"/>
          <w:lang w:val="en-US" w:eastAsia="zh-CN"/>
        </w:rPr>
        <w:t>常</w:t>
      </w:r>
      <w:r>
        <w:rPr>
          <w:rFonts w:hint="eastAsia" w:ascii="仿宋_GB2312" w:hAnsi="仿宋_GB2312" w:eastAsia="仿宋_GB2312" w:cs="仿宋_GB2312"/>
          <w:sz w:val="32"/>
          <w:szCs w:val="32"/>
          <w:lang w:val="en-US" w:eastAsia="zh-CN"/>
        </w:rPr>
        <w:t>。</w:t>
      </w:r>
    </w:p>
    <w:p w14:paraId="31DE904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应用大量报错，查询超时或写入失败。</w:t>
      </w:r>
    </w:p>
    <w:p w14:paraId="5BB4CA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Kibana监控页面显示有未分配的分片（unassignedshards）。</w:t>
      </w:r>
    </w:p>
    <w:p w14:paraId="37AAC7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集群响应变慢，大量索引无法访问。</w:t>
      </w:r>
    </w:p>
    <w:p w14:paraId="212220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168EF7E4">
      <w:pPr>
        <w:keepNext w:val="0"/>
        <w:keepLines w:val="0"/>
        <w:widowControl/>
        <w:suppressLineNumbers w:val="0"/>
        <w:ind w:firstLine="640" w:firstLineChars="200"/>
        <w:jc w:val="left"/>
        <w:rPr>
          <w:rFonts w:hint="eastAsia" w:ascii="仿宋_GB2312" w:hAnsi="仿宋_GB2312" w:eastAsia="仿宋_GB2312" w:cs="仿宋_GB2312"/>
          <w:lang w:val="en-US" w:eastAsia="zh-CN"/>
        </w:rPr>
      </w:pPr>
      <w:r>
        <w:rPr>
          <w:rFonts w:hint="eastAsia" w:ascii="仿宋_GB2312" w:hAnsi="仿宋_GB2312" w:eastAsia="仿宋_GB2312" w:cs="仿宋_GB2312"/>
          <w:sz w:val="32"/>
          <w:szCs w:val="32"/>
          <w:lang w:val="en-US" w:eastAsia="zh-CN"/>
        </w:rPr>
        <w:t>ES集群状态异常引发业务级故障，依赖ES的全文检索、日志查询等核心业务全面受阻，出现查询慢、结果不准，严重时导致数据丢失，业务中断无法正常开展，引发用户投诉、体验下降及合规风险，需紧急排查修复。</w:t>
      </w:r>
    </w:p>
    <w:p w14:paraId="61A02E8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1E982EC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运行指标：集群状态（green/yellow/red）；未分配分片数量；查询响应时间（P99）；索引失败率。</w:t>
      </w:r>
    </w:p>
    <w:p w14:paraId="282AFA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用户感知：搜索功能响应变慢或超时；日志平台无法查询近期日志；监控图表加载失败；搜索结果不完整。</w:t>
      </w:r>
    </w:p>
    <w:p w14:paraId="2A06CD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7E398C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磁盘空间不足：节点磁盘使用率超过watermark.low或watermark.high，导致ES停止分配分片或迁移分片。</w:t>
      </w:r>
    </w:p>
    <w:p w14:paraId="5994230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节点宕机或重启：节点故障导致其上的分片变成未分配状态。</w:t>
      </w:r>
    </w:p>
    <w:p w14:paraId="017F7AC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副本数设置不合理：索引的副本数设置大于当前可用的数据节点数。</w:t>
      </w:r>
    </w:p>
    <w:p w14:paraId="05D9848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分片分配策略问题：配置了cluster.routing.allocation.enable为none或primaries，阻止了分片分配。</w:t>
      </w:r>
    </w:p>
    <w:p w14:paraId="5BEC34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6DDCF9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18249DD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1.确认集群状态与未分配分片</w:t>
      </w:r>
    </w:p>
    <w:p w14:paraId="79D21AF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查看集群健康状态，定位未分配的分片，明确故障范围与影响程度。</w:t>
      </w:r>
    </w:p>
    <w:p w14:paraId="0D353C7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2.检查并清理磁盘空间</w:t>
      </w:r>
    </w:p>
    <w:p w14:paraId="061B2D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查看各节点磁盘占用情况，定位高使用率节点；清理日志、临时文件，删除无用索引释放空间。</w:t>
      </w:r>
    </w:p>
    <w:p w14:paraId="4CC31B7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3.恢复分片分配开关</w:t>
      </w:r>
    </w:p>
    <w:p w14:paraId="6FDDB4B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检查集群分配配置，若分片分配被禁用，将其恢复为允许全部分配，使集群自动调度分片。</w:t>
      </w:r>
    </w:p>
    <w:p w14:paraId="521199E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4.重试分配失败分片</w:t>
      </w:r>
    </w:p>
    <w:p w14:paraId="2D13D99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触发集群重新路由，让系统自动重试分配之前失败的分片。</w:t>
      </w:r>
    </w:p>
    <w:p w14:paraId="512F703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5.调整索引副本数量</w:t>
      </w:r>
    </w:p>
    <w:p w14:paraId="55A9DE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当副本数大于可用数据节点数时，降低副本数至合理范围，使分片可正常分配。</w:t>
      </w:r>
    </w:p>
    <w:p w14:paraId="5DBFDB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6.手动分配未分配分片</w:t>
      </w:r>
    </w:p>
    <w:p w14:paraId="01347DB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对无法自动分配的副本分片，执行手动分配；主分片强制分配需谨慎，仅在确认原数据丢失时使用。</w:t>
      </w:r>
    </w:p>
    <w:p w14:paraId="1D7A9F4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7.重启异常节点</w:t>
      </w:r>
    </w:p>
    <w:p w14:paraId="6694FE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节点进程异常时重启服务；云上集群可通过控制台执行重启；严重故障时可执行强制重启。</w:t>
      </w:r>
    </w:p>
    <w:p w14:paraId="1651DA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3F4BC6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1.排查服务日志</w:t>
      </w:r>
    </w:p>
    <w:p w14:paraId="14B6BD0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查看Elasticsearch运行日志，筛选错误与异常信息，定位根本原因。</w:t>
      </w:r>
    </w:p>
    <w:p w14:paraId="2A5B91A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2.检查主节点任务堆积</w:t>
      </w:r>
    </w:p>
    <w:p w14:paraId="76E265B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查看主节点待处理任务，任务过多说明主节点过载。</w:t>
      </w:r>
    </w:p>
    <w:p w14:paraId="6BCA66D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3.检查关闭状态索引</w:t>
      </w:r>
    </w:p>
    <w:p w14:paraId="014C629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若存在关闭的索引，将其打开，避免影响分片分配。</w:t>
      </w:r>
    </w:p>
    <w:p w14:paraId="3AE4A55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4.分析分片未分配原因</w:t>
      </w:r>
    </w:p>
    <w:p w14:paraId="7E12FF3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通过系统分配诊断接口，查看分片无法分配的具体原因。</w:t>
      </w:r>
    </w:p>
    <w:p w14:paraId="4D21D6D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5.核对节点与副本匹配性</w:t>
      </w:r>
    </w:p>
    <w:p w14:paraId="78AD733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确保副本数量不超过可用数据节点数，避免副本无法分配。</w:t>
      </w:r>
    </w:p>
    <w:p w14:paraId="4EC231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三、操作风险评估与处置措施</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64"/>
        <w:gridCol w:w="2822"/>
        <w:gridCol w:w="3880"/>
      </w:tblGrid>
      <w:tr w14:paraId="6ABE4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04E4C3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0" w:type="auto"/>
            <w:shd w:val="clear" w:color="auto" w:fill="auto"/>
            <w:vAlign w:val="center"/>
          </w:tcPr>
          <w:p w14:paraId="5060A7F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0" w:type="auto"/>
            <w:shd w:val="clear" w:color="auto" w:fill="auto"/>
            <w:vAlign w:val="center"/>
          </w:tcPr>
          <w:p w14:paraId="3463F97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53C7D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C099DF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手动强制分配空主分片</w:t>
            </w:r>
          </w:p>
        </w:tc>
        <w:tc>
          <w:tcPr>
            <w:tcW w:w="0" w:type="auto"/>
            <w:shd w:val="clear" w:color="auto" w:fill="auto"/>
            <w:vAlign w:val="center"/>
          </w:tcPr>
          <w:p w14:paraId="4DEE428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直接导致对应分片数据丢失</w:t>
            </w:r>
          </w:p>
        </w:tc>
        <w:tc>
          <w:tcPr>
            <w:tcW w:w="0" w:type="auto"/>
            <w:shd w:val="clear" w:color="auto" w:fill="auto"/>
            <w:vAlign w:val="center"/>
          </w:tcPr>
          <w:p w14:paraId="16CB4E6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仅确认原数据不可恢复时使用，必须提前评估数据损失</w:t>
            </w:r>
          </w:p>
        </w:tc>
      </w:tr>
      <w:tr w14:paraId="1194F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513F04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强制重启集群</w:t>
            </w:r>
          </w:p>
        </w:tc>
        <w:tc>
          <w:tcPr>
            <w:tcW w:w="0" w:type="auto"/>
            <w:shd w:val="clear" w:color="auto" w:fill="auto"/>
            <w:vAlign w:val="center"/>
          </w:tcPr>
          <w:p w14:paraId="67BC445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服务中断、缓存数据丢失、启动耗时久</w:t>
            </w:r>
          </w:p>
        </w:tc>
        <w:tc>
          <w:tcPr>
            <w:tcW w:w="0" w:type="auto"/>
            <w:shd w:val="clear" w:color="auto" w:fill="auto"/>
            <w:vAlign w:val="center"/>
          </w:tcPr>
          <w:p w14:paraId="6A49CBB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仅集群红状态且无它法时使用，采用滚动重启</w:t>
            </w:r>
          </w:p>
        </w:tc>
      </w:tr>
      <w:tr w14:paraId="434B7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502F4F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清理磁盘/删除索引</w:t>
            </w:r>
          </w:p>
        </w:tc>
        <w:tc>
          <w:tcPr>
            <w:tcW w:w="0" w:type="auto"/>
            <w:shd w:val="clear" w:color="auto" w:fill="auto"/>
            <w:vAlign w:val="center"/>
          </w:tcPr>
          <w:p w14:paraId="0C33252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误删重要数据</w:t>
            </w:r>
          </w:p>
        </w:tc>
        <w:tc>
          <w:tcPr>
            <w:tcW w:w="0" w:type="auto"/>
            <w:shd w:val="clear" w:color="auto" w:fill="auto"/>
            <w:vAlign w:val="center"/>
          </w:tcPr>
          <w:p w14:paraId="08BBCB9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先确认索引用途，备份后再删除，使用官方API操作</w:t>
            </w:r>
          </w:p>
        </w:tc>
      </w:tr>
      <w:tr w14:paraId="2C3E4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0C8C9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修改副本数</w:t>
            </w:r>
          </w:p>
        </w:tc>
        <w:tc>
          <w:tcPr>
            <w:tcW w:w="0" w:type="auto"/>
            <w:shd w:val="clear" w:color="auto" w:fill="auto"/>
            <w:vAlign w:val="center"/>
          </w:tcPr>
          <w:p w14:paraId="20C0F87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节点不足仍无法分配</w:t>
            </w:r>
          </w:p>
        </w:tc>
        <w:tc>
          <w:tcPr>
            <w:tcW w:w="0" w:type="auto"/>
            <w:shd w:val="clear" w:color="auto" w:fill="auto"/>
            <w:vAlign w:val="center"/>
          </w:tcPr>
          <w:p w14:paraId="3BF9513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先统计可用数据节点，再设置合理副本数</w:t>
            </w:r>
          </w:p>
        </w:tc>
      </w:tr>
      <w:tr w14:paraId="7D442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C5889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修改分配策略</w:t>
            </w:r>
          </w:p>
        </w:tc>
        <w:tc>
          <w:tcPr>
            <w:tcW w:w="0" w:type="auto"/>
            <w:shd w:val="clear" w:color="auto" w:fill="auto"/>
            <w:vAlign w:val="center"/>
          </w:tcPr>
          <w:p w14:paraId="2C44819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误配置导致分片完全不分配</w:t>
            </w:r>
          </w:p>
        </w:tc>
        <w:tc>
          <w:tcPr>
            <w:tcW w:w="0" w:type="auto"/>
            <w:shd w:val="clear" w:color="auto" w:fill="auto"/>
            <w:vAlign w:val="center"/>
          </w:tcPr>
          <w:p w14:paraId="5A4AF87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修改前备份配置，修改后验证生效</w:t>
            </w:r>
          </w:p>
        </w:tc>
      </w:tr>
      <w:tr w14:paraId="0107B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5BD7F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重启节点</w:t>
            </w:r>
          </w:p>
        </w:tc>
        <w:tc>
          <w:tcPr>
            <w:tcW w:w="0" w:type="auto"/>
            <w:shd w:val="clear" w:color="auto" w:fill="auto"/>
            <w:vAlign w:val="center"/>
          </w:tcPr>
          <w:p w14:paraId="76F0613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分片未分配、集群负载升高、服务降级</w:t>
            </w:r>
          </w:p>
        </w:tc>
        <w:tc>
          <w:tcPr>
            <w:tcW w:w="0" w:type="auto"/>
            <w:shd w:val="clear" w:color="auto" w:fill="auto"/>
            <w:vAlign w:val="center"/>
          </w:tcPr>
          <w:p w14:paraId="3ADE580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确保有副本，逐个滚动重启，状态恢复后再操作下一个</w:t>
            </w:r>
          </w:p>
        </w:tc>
      </w:tr>
    </w:tbl>
    <w:p w14:paraId="16606F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00AF69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06F427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集群状态恢复为绿色，未分配分片归零；无未分配分片；业务读写正常。</w:t>
      </w:r>
    </w:p>
    <w:p w14:paraId="0558DE6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40655D1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磁盘管理：配置磁盘使用率告警，使用索引生命周期策略自动清理历史数据。</w:t>
      </w:r>
    </w:p>
    <w:p w14:paraId="456040A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分片规划：控制单分片大小，合理设置分片与副本数，确保副本数小于数据节点数。</w:t>
      </w:r>
    </w:p>
    <w:p w14:paraId="54CC4FB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高可用架构：生产环境使用3台专用主节点，避免频繁元数据操作。</w:t>
      </w:r>
    </w:p>
    <w:p w14:paraId="08D9D9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分配策略：配置磁盘水位线，开启自动均衡，避免因磁盘满触发分配阻塞。</w:t>
      </w:r>
    </w:p>
    <w:p w14:paraId="42BCBBC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监控完善：监控集群状态、任务堆积、未分配分片，红黄状态实时告警。</w:t>
      </w:r>
    </w:p>
    <w:p w14:paraId="7AC1601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备份恢复：定期创建快照备份，确保故障可快速恢复。</w:t>
      </w:r>
    </w:p>
    <w:p w14:paraId="26F722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55D7460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记录故障时间、根因、处理步骤与优化方案；更新应急预案；组织复盘明确整改责任。</w:t>
      </w:r>
    </w:p>
    <w:p w14:paraId="574DCA9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55BACB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集群持续保持绿色无波动；模拟节点故障验证告警与自动恢复有效。</w:t>
      </w:r>
    </w:p>
    <w:p w14:paraId="1B5C1344">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3、基础设施</w:t>
      </w:r>
    </w:p>
    <w:p w14:paraId="3F6B54BA">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场景一：CPU过载故障</w:t>
      </w:r>
    </w:p>
    <w:p w14:paraId="5102D3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05925DE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监控告警：运维监控平台（如Zabbix、Prometheus、云监控）触发告警，CPU使用率达100%。</w:t>
      </w:r>
    </w:p>
    <w:p w14:paraId="288008C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业务感知：用户反馈系统响应缓慢、页面加载超时、API接口调用延迟增加，出现“服务不可用”（502/504）错误。</w:t>
      </w:r>
    </w:p>
    <w:p w14:paraId="0BB083F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系统层面：登录服务器后，执行top或htop命令，显示CPU使用率（尤其是us用户态或sy内核态）长时间处于高位。</w:t>
      </w:r>
    </w:p>
    <w:p w14:paraId="4B89CA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42D405C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服务器CPU过载引发业务级故障，过载节点上所有业务服务全面受阻，在线应用、数据库等处理变慢、请求超时，业务响应延迟加剧，严重时导致服务不可用，引发用户投诉、业务中断及经济损失，需紧急排查降载处置。</w:t>
      </w:r>
    </w:p>
    <w:p w14:paraId="4F0E5CD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321BF1F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运行指标：CPU使用率（user、system、iowait）持续高位；LoadAverage超过CPU核数；运行队列长度增加；上下文切换频繁。</w:t>
      </w:r>
    </w:p>
    <w:p w14:paraId="41431CF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用户感知：业务操作响应缓慢；页面加载超时；接口调用延迟增加；批量任务执行时间延长；SSH登录操作卡顿。</w:t>
      </w:r>
    </w:p>
    <w:p w14:paraId="58C94B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6BCF78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业务流量激增：突发营销活动、爬虫攻击或正常业务量达到峰值，超出系统处理能力。</w:t>
      </w:r>
    </w:p>
    <w:p w14:paraId="18C050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代码死循环/逻辑缺陷：应用代码中存在死循环或低效算法，导致单个或少量进程/线程将CPU占满。</w:t>
      </w:r>
    </w:p>
    <w:p w14:paraId="08E692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FullGC频繁：Java等依赖垃圾回收的语言，由于内存泄漏或配置不当，导致JVM频繁进行FullGC，占用大量CPU。</w:t>
      </w:r>
    </w:p>
    <w:p w14:paraId="0496798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外部调用阻塞：大量的线程阻塞在数据库连接、IO等待或远程调用上，导致上下文切换频繁，CPU开销飙升（sy值高）。</w:t>
      </w:r>
    </w:p>
    <w:p w14:paraId="66A9EA3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恶意攻击：遭受CC攻击（ChallengeCollapsar，挑战黑洞，即HTTPFlood攻击）或DDoS攻击（DistributedDenialofService，分布式拒绝服务攻击），大量请求耗尽CPU资源。</w:t>
      </w:r>
    </w:p>
    <w:p w14:paraId="1308FB9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定时任务重叠：大量定时任务（如Crontab、Quartz）在同一时间点集中执行，导致资源争抢。</w:t>
      </w:r>
    </w:p>
    <w:p w14:paraId="180BB0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（五）故障处置</w:t>
      </w:r>
    </w:p>
    <w:p w14:paraId="098BBC7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（一）流量管控（适用于流量激增场景）</w:t>
      </w:r>
    </w:p>
    <w:p w14:paraId="7C5244F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限流：在网关层或接入层开启限流，丢弃超出服务器处理能力的请求。</w:t>
      </w:r>
    </w:p>
    <w:p w14:paraId="192FE2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扩容：云环境或容器化部署时，手动或通过自动扩缩容增加服务实例，分散CPU压力。</w:t>
      </w:r>
    </w:p>
    <w:p w14:paraId="0E5E691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降级：关闭日志上报、积分计算等非核心功能，释放CPU资源，优先保障核心业务链路。</w:t>
      </w:r>
    </w:p>
    <w:p w14:paraId="7BE33DE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（二）异常进程处理（适用于代码/进程问题）</w:t>
      </w:r>
    </w:p>
    <w:p w14:paraId="1752883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隔离节点：将故障实例从负载均衡中摘除，避免流量继续打入问题机器。</w:t>
      </w:r>
    </w:p>
    <w:p w14:paraId="72B15B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重启服务：摘除流量后，重启导致CPU过高的应用服务（紧急恢复最快手段，会丢失故障现场）。</w:t>
      </w:r>
    </w:p>
    <w:p w14:paraId="473BF04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终止异常进程：无法正常重启时，强制终止占用CPU过高的进程（作为最后手段）。</w:t>
      </w:r>
    </w:p>
    <w:p w14:paraId="4003A83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（三）资源抢占处理</w:t>
      </w:r>
    </w:p>
    <w:p w14:paraId="45054A3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若CPU过载由日志采集、备份等非核心进程引起，降低此类进程的CPU优先级，优先保障业务进程。</w:t>
      </w:r>
    </w:p>
    <w:p w14:paraId="5F3EFB2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四、第二阶段：定位根因（15-30分钟）</w:t>
      </w:r>
    </w:p>
    <w:p w14:paraId="296EB9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目标：找到CPU过载的具体原因，防止故障复现。</w:t>
      </w:r>
    </w:p>
    <w:p w14:paraId="60343F5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定位高负载进程：查看服务器CPU负载分布，找到占用CPU最高的进程。</w:t>
      </w:r>
    </w:p>
    <w:p w14:paraId="79B030F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分析业务进程（以Java应用为例）：定位进程内最耗CPU的线程，分析线程执行的代码逻辑，排查死循环、低效代码等问题。</w:t>
      </w:r>
    </w:p>
    <w:p w14:paraId="2CF5DD7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排查日志与慢查询：查看应用错误日志，排查大量报错；检查数据库慢查询，确认是否因慢查询堆积导致应用线程阻塞、CPU升高。</w:t>
      </w:r>
    </w:p>
    <w:p w14:paraId="614BBF4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检查网络连接：查看异常进程的网络连接数，排查连接异常导致的CPU过载。</w:t>
      </w:r>
    </w:p>
    <w:p w14:paraId="0D87D3C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系统级排查：查看系统上下文切换、硬件中断是否异常，排除系统层面问题。</w:t>
      </w:r>
    </w:p>
    <w:p w14:paraId="0297E4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五、操作风险评估与风险处置</w:t>
      </w:r>
    </w:p>
    <w:p w14:paraId="2C650A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（一）风险识别</w:t>
      </w:r>
    </w:p>
    <w:p w14:paraId="007B4C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误终止关键进程：误杀系统核心进程或未摘流量的业务进程，导致服务中断、数据损坏。</w:t>
      </w:r>
    </w:p>
    <w:p w14:paraId="29C523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服务彻底不可用：摘除节点前未评估剩余容量，导致剩余节点过载雪崩，或摘除最后一个可用节点。</w:t>
      </w:r>
    </w:p>
    <w:p w14:paraId="27B4513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数据不一致：直接重启有状态服务（如数据库），导致数据丢失、事务中断。</w:t>
      </w:r>
    </w:p>
    <w:p w14:paraId="6924834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限流阈值不当：阈值过低误杀正常请求，过高无法起到保护作用。</w:t>
      </w:r>
    </w:p>
    <w:p w14:paraId="6B33C46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操作延迟：手动操作耗时过长，错过最佳恢复时机；自动扩容未生效。</w:t>
      </w:r>
    </w:p>
    <w:p w14:paraId="4823D1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丢失现场信息：直接重启未保留故障现场，导致根因无法追溯。</w:t>
      </w:r>
    </w:p>
    <w:p w14:paraId="6DC87C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（二）风险处置</w:t>
      </w:r>
    </w:p>
    <w:p w14:paraId="3408A9B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进程操作规避：终止进程前确认进程身份，优先正常终止，避免强制终止；停止业务进程前先摘除流量。</w:t>
      </w:r>
    </w:p>
    <w:p w14:paraId="75859E2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容量风险评估：摘除节点前，检查剩余节点健康状态和负载，确认具备承载全部流量的能力；容量不足时优先扩容、降级。</w:t>
      </w:r>
    </w:p>
    <w:p w14:paraId="32F283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数据一致性保障：重启有状态服务前，确认主从同步状态，尝试优雅关闭；无法保证安全时，优先切换从库为主库。</w:t>
      </w:r>
    </w:p>
    <w:p w14:paraId="60BF59C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限流/降级控制：限流阈值基于历史峰值和当前容量设置，先保守后放宽；降级开关具备快速回滚能力。</w:t>
      </w:r>
    </w:p>
    <w:p w14:paraId="5334205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提升操作时效：建立标准操作流程并演练，将手动操作脚本化；确保自动扩缩容配置生效。</w:t>
      </w:r>
    </w:p>
    <w:p w14:paraId="54114E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保全现场信息：重启、终止进程前，采集并保存故障现场信息（线程堆栈、系统快照等），便于后续排查。</w:t>
      </w:r>
    </w:p>
    <w:p w14:paraId="40B0155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六、故障闭环</w:t>
      </w:r>
    </w:p>
    <w:p w14:paraId="7B7F070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（一）长期优化措施</w:t>
      </w:r>
    </w:p>
    <w:p w14:paraId="6DD917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1.架构优化</w:t>
      </w:r>
    </w:p>
    <w:p w14:paraId="1280F58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弹性扩容：配置自动扩缩容策略，根据CPU指标自动应对流量洪峰。</w:t>
      </w:r>
    </w:p>
    <w:p w14:paraId="588A495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异步处理：将非核心业务改为消息队列异步处理，削峰填谷，降低CPU压力。</w:t>
      </w:r>
    </w:p>
    <w:p w14:paraId="2D857DE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缓存优化：对高频查询、少变更数据增加缓存，减少数据库压力，降低CPU消耗。</w:t>
      </w:r>
    </w:p>
    <w:p w14:paraId="5730B44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2.代码治理</w:t>
      </w:r>
    </w:p>
    <w:p w14:paraId="7CBE21B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代码审查：完善代码审查规范，引入静态扫描工具，排查低效代码、死循环等问题。</w:t>
      </w:r>
    </w:p>
    <w:p w14:paraId="4220C4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SQL治理：建立慢SQL监控和优化机制，确保所有SQL走索引，减少数据库CPU消耗。</w:t>
      </w:r>
    </w:p>
    <w:p w14:paraId="45F6D3B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（二）监控与告警完善</w:t>
      </w:r>
    </w:p>
    <w:p w14:paraId="3432577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精细化告警：增加CPU负载趋势预测、进程维度告警，提前预警风险。</w:t>
      </w:r>
    </w:p>
    <w:p w14:paraId="5580E2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线程监控：监控关键业务线程池状态，及时发现线程耗尽风险。</w:t>
      </w:r>
    </w:p>
    <w:p w14:paraId="7E716B0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（三）应急预案与演练</w:t>
      </w:r>
    </w:p>
    <w:p w14:paraId="108A77F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方案更新：将本次故障处理过程更新至应急预案，补充新增故障原因。</w:t>
      </w:r>
    </w:p>
    <w:p w14:paraId="530BFD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定期演练：每季度或每半年组织应急演练，提升团队响应速度和自动化恢复能力。</w:t>
      </w:r>
    </w:p>
    <w:p w14:paraId="7023FA2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（四）复盘总结</w:t>
      </w:r>
    </w:p>
    <w:p w14:paraId="0F57109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召开故障复盘会议，输出事故报告，明确故障时间轴、根本原因、处理过程、改进措施及责任人、完成时间。</w:t>
      </w:r>
    </w:p>
    <w:p w14:paraId="2358F55D">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场景二：SWAP异常占用故障</w:t>
      </w:r>
    </w:p>
    <w:p w14:paraId="71A427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51D9E44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监控系统告警SWAP使用率达100%，同时伴随系统响应变慢、应用超时。</w:t>
      </w:r>
    </w:p>
    <w:p w14:paraId="2689684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69BAD0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32"/>
          <w:szCs w:val="32"/>
          <w:lang w:val="en-US" w:eastAsia="zh-CN"/>
        </w:rPr>
        <w:t>SWAP占用过高引发业务级故障，该物理机上所有业务应用及系统服务性能严重下降，频繁换页拖慢整体运行速度，服务响应延迟大幅增加，严重时导致应用卡顿、崩溃，业务无法正常开展，需紧急排查释放资源处置。</w:t>
      </w:r>
    </w:p>
    <w:p w14:paraId="71C6F39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3E8E84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运行指标：SWAP使用率超过阈值；si（swapin）和so（swapout）指标持续非零；内存使用率接近100%；磁盘I/O等待时间增加。</w:t>
      </w:r>
    </w:p>
    <w:p w14:paraId="756FE5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用户感知：系统整体性能下降；业务响应时间明显变长；数据库查询变慢；应用服务出现间歇性超时。</w:t>
      </w:r>
    </w:p>
    <w:p w14:paraId="259928F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3FBD5D4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物理内存不足，进程占用太多内存。</w:t>
      </w:r>
    </w:p>
    <w:p w14:paraId="578E70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某个进程存在内存泄漏，不断申请内存不释放。</w:t>
      </w:r>
    </w:p>
    <w:p w14:paraId="38D473E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系统配置不合理，比如swappiness值太高导致过早使用swap。</w:t>
      </w:r>
    </w:p>
    <w:p w14:paraId="7A22349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突然的业务高峰导致内存耗尽。</w:t>
      </w:r>
    </w:p>
    <w:p w14:paraId="7A7DF5B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40BAAC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一、第一阶段：紧急恢复</w:t>
      </w:r>
    </w:p>
    <w:p w14:paraId="091BECC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1.确认内存与SWAP状态</w:t>
      </w:r>
    </w:p>
    <w:p w14:paraId="6060B31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快速查看物理内存和SWAP的总容量、剩余容量，明确内存和SWAP的占用情况，定位负载瓶颈。</w:t>
      </w:r>
    </w:p>
    <w:p w14:paraId="25E39CD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2.定位高内存占用进程</w:t>
      </w:r>
    </w:p>
    <w:p w14:paraId="03291C0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筛选出内存占用最高的进程，重点关注异常占用内存的业务进程，明确内存消耗来源。</w:t>
      </w:r>
    </w:p>
    <w:p w14:paraId="3DDEE5D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3.谨慎释放SWAP空间</w:t>
      </w:r>
    </w:p>
    <w:p w14:paraId="2C5EB61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释放SWAP空间的前提是物理内存有充足剩余，确保能将SWAP中的数据全部换回物理内存。</w:t>
      </w:r>
    </w:p>
    <w:p w14:paraId="57E1604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若物理内存剩余量大于已使用的SWAP容量，可关闭并重新开启SWAP，一次性释放SWAP空间。</w:t>
      </w:r>
    </w:p>
    <w:p w14:paraId="1437901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若物理内存不足，禁止直接释放SWAP，需先通过其他方式腾出内存后再操作。</w:t>
      </w:r>
    </w:p>
    <w:p w14:paraId="6EB7254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4.手工释放内存缓存（可选）</w:t>
      </w:r>
    </w:p>
    <w:p w14:paraId="167D6B1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若系统缓存占用大量物理内存，可尝试清理缓存，腾出内存用于回收SWAP数据，清理后再次检查内存释放情况，再尝试释放SWAP空间。</w:t>
      </w:r>
    </w:p>
    <w:p w14:paraId="6237DD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5.重启异常进程释放内存</w:t>
      </w:r>
    </w:p>
    <w:p w14:paraId="2AB5999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若确认某业务进程内存占用异常且可重启，通过正常方式重启该进程，释放其占用的内存，重启后观察SWAP使用率是否下降；无法正常重启时，可采取强制终止方式（作为最后手段）。</w:t>
      </w:r>
    </w:p>
    <w:p w14:paraId="33F60E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6.临时调整SWAP使用倾向</w:t>
      </w:r>
    </w:p>
    <w:p w14:paraId="0D0DF70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临时降低系统使用SWAP的倾向，让系统优先使用物理内存，减少SWAP写入，该设置仅临时生效，服务器重启后恢复默认。</w:t>
      </w:r>
    </w:p>
    <w:p w14:paraId="3915C4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二、第二阶段：定位根因</w:t>
      </w:r>
    </w:p>
    <w:p w14:paraId="2829C93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1.监控进程内存详细情况</w:t>
      </w:r>
    </w:p>
    <w:p w14:paraId="663E9A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针对Java应用：监控垃圾回收情况，若频繁发生FullGC且内存无法释放，可能存在内存泄漏；查看应用对象内存占用情况，定位内存消耗异常的对象（操作时需谨慎，可能导致进程短暂停顿）。</w:t>
      </w:r>
    </w:p>
    <w:p w14:paraId="4541596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针对普通进程：查看进程内存映射情况，找出占用内存较大的内存段，统计进程实际占用的内存总量。</w:t>
      </w:r>
    </w:p>
    <w:p w14:paraId="4A5266B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2.排查日志与业务指标</w:t>
      </w:r>
    </w:p>
    <w:p w14:paraId="2FF18AB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查看应用运行日志，排查是否因大量错误（如资源未关闭、大对象持续创建）导致内存泄漏；结合监控系统，确认是否因业务量突增、特定接口调用量暴涨，导致内存占用激增。</w:t>
      </w:r>
    </w:p>
    <w:p w14:paraId="052C6DB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3.检查系统相关参数</w:t>
      </w:r>
    </w:p>
    <w:p w14:paraId="0664138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查看当前系统SWAP使用倾向的配置值，排查所有与SWAP相关的系统参数，确认参数设置是否合理，是否存在配置不当导致的内存、SWAP异常。</w:t>
      </w:r>
    </w:p>
    <w:p w14:paraId="5C0FE3E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三、操作风险评估与风险处置措施</w:t>
      </w:r>
    </w:p>
    <w:p w14:paraId="3DE1F11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表格</w:t>
      </w:r>
    </w:p>
    <w:p w14:paraId="2D34D8C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操作步骤风险处置措施</w:t>
      </w:r>
    </w:p>
    <w:p w14:paraId="357C2F2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释放SWAP空间物理内存不足时执行，会导致系统内存溢出，可能杀死核心进程甚至系统崩溃执行前必须确认物理内存剩余量大于已使用SWAP容量；内存不足时，先清理缓存或重启进程释放内存</w:t>
      </w:r>
    </w:p>
    <w:p w14:paraId="0BB84AE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清理内存缓存清理后系统若需重新加载缓存数据，会短暂增加磁盘I/O，影响系统性能选择业务低峰期执行，或仅清理页面缓存，避免清理目录项和索引节点</w:t>
      </w:r>
    </w:p>
    <w:p w14:paraId="783FB3D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重启进程重启期间对应服务不可用，可能导致业务中断有集群容灾或负载均衡的，先摘除流量再重启；无冗余的，先通知业务方，选择低峰期操作</w:t>
      </w:r>
    </w:p>
    <w:p w14:paraId="142784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强制终止进程进程突然终止可能造成数据丢失、文件损坏优先通过正常方式停止进程，仅在进程僵死无法正常停止时，使用强制终止方式</w:t>
      </w:r>
    </w:p>
    <w:p w14:paraId="0A337F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调整SWAP使用倾向配置值过低，可能导致内存紧张时系统不使用SWAP，触发内存溢出合理设置配置值（建议10~20），避免设置为0（除非明确知晓后果）</w:t>
      </w:r>
    </w:p>
    <w:p w14:paraId="7C9708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四、故障闭环</w:t>
      </w:r>
    </w:p>
    <w:p w14:paraId="1E37F5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1.短期恢复确认</w:t>
      </w:r>
    </w:p>
    <w:p w14:paraId="2E9991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通过重启进程、清理SWAP等操作，使SWAP使用率降至正常范围；相关监控告警全部消除，系统运行恢复平稳。</w:t>
      </w:r>
    </w:p>
    <w:p w14:paraId="5A32522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2.长期优化措施</w:t>
      </w:r>
    </w:p>
    <w:p w14:paraId="52E1825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扩容物理内存：若服务器频繁出现内存不足，考虑增加内存条或升级服务器实例规格，从硬件层面解决内存瓶颈。</w:t>
      </w:r>
    </w:p>
    <w:p w14:paraId="3FD7FEF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应用内存优化：Java应用调整堆内存大小和垃圾回收策略，减少FullGC频率；排查并修复代码中的内存泄漏问题（如未关闭的资源、无限制增长的集合），优化后重新发布。</w:t>
      </w:r>
    </w:p>
    <w:p w14:paraId="10558E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配置合理SWAP策略：将SWAP使用倾向配置设为10并永久生效；SSD存储可保留少量SWAP，HDD存储尽量降低SWAP使用，避免大量磁盘I/O消耗。</w:t>
      </w:r>
    </w:p>
    <w:p w14:paraId="0917FC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完善监控体系：增加进程级内存监控，及时发现单个进程内存突增；设置内存、SWAP使用率多级预警，提前干预避免故障扩大。</w:t>
      </w:r>
    </w:p>
    <w:p w14:paraId="037CAA5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定期巡检：每周检查内存使用趋势，发现内存持续增长的应用及时排查处理，防范内存泄漏问题。</w:t>
      </w:r>
    </w:p>
    <w:p w14:paraId="7E6121B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3.文档记录与复盘</w:t>
      </w:r>
    </w:p>
    <w:p w14:paraId="06717DE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完整记录故障发生时间、根本原因、处理步骤及改进措施；更新应急预案，补充SWAP异常的详细处理流程和风险规避方法；组织复盘会议，明确优化项责任人及完成时限。</w:t>
      </w:r>
    </w:p>
    <w:p w14:paraId="6FAF89D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4.闭环验证</w:t>
      </w:r>
    </w:p>
    <w:p w14:paraId="6E36700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持续观察后续几天SWAP、内存使用率，确保处于正常范围；对优化后的应用或扩容后的服务器进行压力测试，确认不会再次触发内存、SWAP异常告警。</w:t>
      </w:r>
    </w:p>
    <w:p w14:paraId="4E943559">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场景三：内存异常故障</w:t>
      </w:r>
    </w:p>
    <w:p w14:paraId="5C5C916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72DDB5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监控系统（如Zabbix、Prometheus）触发内存使用率告警，内存使用率达100%。系统响应变慢，大量应用无法分配内存而报错（OutOfMemoryError）。</w:t>
      </w:r>
    </w:p>
    <w:p w14:paraId="720FE71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0FE630D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32"/>
          <w:szCs w:val="32"/>
          <w:lang w:val="en-US" w:eastAsia="zh-CN"/>
        </w:rPr>
        <w:t>内存过高引发核心业务级故障，部署在该节点的所有进程和服务（应用服务、缓存组件、数据库等）均受影响，内存不足导致关键进程被OOMKiller终止，引发业务全面中断，造成用户投诉、营收损失及合规风险，需紧急排查释放内存处置。</w:t>
      </w:r>
    </w:p>
    <w:p w14:paraId="42B1256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4D6FF8E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运行指标：可用内存低于阈值；内存使用率持续高位；OOMKiller事件计数增加；缓存命中率下降。</w:t>
      </w:r>
    </w:p>
    <w:p w14:paraId="1A163B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用户感知：服务进程异常退出；应用频繁重启；部分功能不可用；接口返回错误率上升；用户操作失败。</w:t>
      </w:r>
    </w:p>
    <w:p w14:paraId="4CFB9CE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37E695F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业务流量突增，正常进程内存需求增大。</w:t>
      </w:r>
    </w:p>
    <w:p w14:paraId="68256D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某个进程存在内存泄漏，持续申请内存不释放。</w:t>
      </w:r>
    </w:p>
    <w:p w14:paraId="184FC11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缓存（buffer/cache）占用过高，但应用可用内存（available）还够，属于正常现象。</w:t>
      </w:r>
    </w:p>
    <w:p w14:paraId="508C755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JVM堆内存设置过大，或GC不及时导致堆内存占用高。</w:t>
      </w:r>
    </w:p>
    <w:p w14:paraId="66E88E5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系统同时运行了太多进程，总内存不足。</w:t>
      </w:r>
    </w:p>
    <w:p w14:paraId="0D8FB19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219603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1.快速确认内存使用状况</w:t>
      </w:r>
    </w:p>
    <w:p w14:paraId="7091F81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查看物理内存的总容量、已使用容量和实际可用容量，重点关注实际可用容量（含可回收缓存）。若实际可用容量占比较高（如超过20%），仅为缓存占用内存，无需紧急处理。</w:t>
      </w:r>
    </w:p>
    <w:p w14:paraId="762F153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2.定位内存占用最高的进程</w:t>
      </w:r>
    </w:p>
    <w:p w14:paraId="173D211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筛选出内存占用排名靠前的进程，明确内存消耗的主要来源，重点排查业务进程的内存占用是否异常。</w:t>
      </w:r>
    </w:p>
    <w:p w14:paraId="04F7798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3.释放缓存（缓存占比过高时）</w:t>
      </w:r>
    </w:p>
    <w:p w14:paraId="47CA02A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若缓存占用大量内存，且需快速腾出内存，可清理系统内核缓存（包括页面缓存、目录项和索引节点），清理后再次检查内存释放情况。需注意，清理缓存仅释放内核缓存，不影响业务进程自身占用的内存。</w:t>
      </w:r>
    </w:p>
    <w:p w14:paraId="1F5D4F2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4.重启内存异常占用进程</w:t>
      </w:r>
    </w:p>
    <w:p w14:paraId="51CFDC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若确认某业务进程内存占用异常偏高，且可重启，通过系统服务管理或容器管理方式重启该进程，重启后观察内存使用率是否下降、服务是否恢复正常。</w:t>
      </w:r>
    </w:p>
    <w:p w14:paraId="4E55F20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5.临时限制进程内存（慎用）</w:t>
      </w:r>
    </w:p>
    <w:p w14:paraId="13E6CE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若无法立即重启异常进程，且需防止其继续过度消耗内存，可借助系统功能限制该进程的最大内存使用量（需系统支持）。此方法可能导致进程触发内存溢出，需谨慎使用。</w:t>
      </w:r>
    </w:p>
    <w:p w14:paraId="3DCFAC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6.临时增加SWAP空间（应急缓冲）</w:t>
      </w:r>
    </w:p>
    <w:p w14:paraId="7BC7EA9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若物理内存不足，且无法快速释放内存，可在磁盘有剩余空间的情况下，临时创建SWAP文件增加SWAP空间，缓解内存压力。该方式仅为临时缓冲，会降低系统性能，无法从根本上解决内存不足问题。</w:t>
      </w:r>
    </w:p>
    <w:p w14:paraId="498A63B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5448E47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1.分析进程内存详细情况</w:t>
      </w:r>
    </w:p>
    <w:p w14:paraId="223E606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Java应用：监控垃圾回收情况，重点观察老年代内存占用、FullGC次数；查看堆内存配置及使用状态，排查堆内存设置是否合理；分析对象实例数量及内存占用情况，定位可能导致内存泄漏的可疑对象（操作时需谨慎，可能影响进程运行）。</w:t>
      </w:r>
    </w:p>
    <w:p w14:paraId="35D25A2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针对普通进程：查看进程内存映射情况，找出占用内存较大的内存段；统计进程实际占用的内存总量，排查内存异常消耗的具体原因。</w:t>
      </w:r>
    </w:p>
    <w:p w14:paraId="4D59EE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2.排查相关日志</w:t>
      </w:r>
    </w:p>
    <w:p w14:paraId="003148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查看应用运行日志，排查是否存在内存溢出错误或频繁FullGC的记录；查看系统日志，确认是否有系统因内存不足杀死进程的记录。</w:t>
      </w:r>
    </w:p>
    <w:p w14:paraId="4C6E8DC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3.检查系统内存参数</w:t>
      </w:r>
    </w:p>
    <w:p w14:paraId="390FB65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查看系统内存过量使用策略、系统保留内存大小等关键参数，确认参数设置是否合理，是否因参数配置不当导致内存异常。</w:t>
      </w:r>
    </w:p>
    <w:p w14:paraId="023D30C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4.分析业务流量与代码</w:t>
      </w:r>
    </w:p>
    <w:p w14:paraId="56454B1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对于Java应用，可通过专业工具分析内存快照，排查代码中的内存泄漏问题；结合监控系统，确认是否因业务高峰期流量激增，导致内存使用自然增长。</w:t>
      </w:r>
    </w:p>
    <w:p w14:paraId="680EC53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三、操作风险评估与风险处置措施</w:t>
      </w:r>
    </w:p>
    <w:p w14:paraId="3C4F9E0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表格</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0"/>
        <w:gridCol w:w="2677"/>
        <w:gridCol w:w="3809"/>
      </w:tblGrid>
      <w:tr w14:paraId="2431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861D82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0" w:type="auto"/>
            <w:shd w:val="clear" w:color="auto" w:fill="auto"/>
            <w:vAlign w:val="center"/>
          </w:tcPr>
          <w:p w14:paraId="2DA2F6A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0" w:type="auto"/>
            <w:shd w:val="clear" w:color="auto" w:fill="auto"/>
            <w:vAlign w:val="center"/>
          </w:tcPr>
          <w:p w14:paraId="476C071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4FD35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6A562C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清理系统缓存</w:t>
            </w:r>
          </w:p>
        </w:tc>
        <w:tc>
          <w:tcPr>
            <w:tcW w:w="0" w:type="auto"/>
            <w:shd w:val="clear" w:color="auto" w:fill="auto"/>
            <w:vAlign w:val="center"/>
          </w:tcPr>
          <w:p w14:paraId="22207DA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清理后系统需重新加载缓存数据，会短暂增加磁盘I/O，影响系统性能</w:t>
            </w:r>
          </w:p>
        </w:tc>
        <w:tc>
          <w:tcPr>
            <w:tcW w:w="0" w:type="auto"/>
            <w:shd w:val="clear" w:color="auto" w:fill="auto"/>
            <w:vAlign w:val="center"/>
          </w:tcPr>
          <w:p w14:paraId="30F87A3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选择业务低峰期执行，或仅清理页面缓存，避免清理目录项和索引节点</w:t>
            </w:r>
          </w:p>
        </w:tc>
      </w:tr>
      <w:tr w14:paraId="08A7C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EE2AB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重启业务进程</w:t>
            </w:r>
          </w:p>
        </w:tc>
        <w:tc>
          <w:tcPr>
            <w:tcW w:w="0" w:type="auto"/>
            <w:shd w:val="clear" w:color="auto" w:fill="auto"/>
            <w:vAlign w:val="center"/>
          </w:tcPr>
          <w:p w14:paraId="0725215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重启期间对应服务不可用，可能导致业务中断</w:t>
            </w:r>
          </w:p>
        </w:tc>
        <w:tc>
          <w:tcPr>
            <w:tcW w:w="0" w:type="auto"/>
            <w:shd w:val="clear" w:color="auto" w:fill="auto"/>
            <w:vAlign w:val="center"/>
          </w:tcPr>
          <w:p w14:paraId="1FF7B91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有集群容灾或负载均衡的，先摘除流量再重启；单点服务需提前通知业务方，尽量在低峰期操作</w:t>
            </w:r>
          </w:p>
        </w:tc>
      </w:tr>
      <w:tr w14:paraId="392A5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8E7DF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分析Java进程内存（如内存快照、对象统计）</w:t>
            </w:r>
          </w:p>
        </w:tc>
        <w:tc>
          <w:tcPr>
            <w:tcW w:w="0" w:type="auto"/>
            <w:shd w:val="clear" w:color="auto" w:fill="auto"/>
            <w:vAlign w:val="center"/>
          </w:tcPr>
          <w:p w14:paraId="0D31B79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操作会导致Java进程短暂暂停，影响业务响应</w:t>
            </w:r>
          </w:p>
        </w:tc>
        <w:tc>
          <w:tcPr>
            <w:tcW w:w="0" w:type="auto"/>
            <w:shd w:val="clear" w:color="auto" w:fill="auto"/>
            <w:vAlign w:val="center"/>
          </w:tcPr>
          <w:p w14:paraId="4D32132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仅在业务低峰期执行，可先通过垃圾回收监控工具初步观察，再进行深入分析</w:t>
            </w:r>
          </w:p>
        </w:tc>
      </w:tr>
      <w:tr w14:paraId="5E687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1BDFD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临时限制进程内存</w:t>
            </w:r>
          </w:p>
        </w:tc>
        <w:tc>
          <w:tcPr>
            <w:tcW w:w="0" w:type="auto"/>
            <w:shd w:val="clear" w:color="auto" w:fill="auto"/>
            <w:vAlign w:val="center"/>
          </w:tcPr>
          <w:p w14:paraId="7B766A4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限制阈值过低可能导致进程被内存溢出杀死</w:t>
            </w:r>
          </w:p>
        </w:tc>
        <w:tc>
          <w:tcPr>
            <w:tcW w:w="0" w:type="auto"/>
            <w:shd w:val="clear" w:color="auto" w:fill="auto"/>
            <w:vAlign w:val="center"/>
          </w:tcPr>
          <w:p w14:paraId="3A50ACE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提前评估进程正常内存用量，设置合理上限；实时监控进程状态，做好故障恢复准备</w:t>
            </w:r>
          </w:p>
        </w:tc>
      </w:tr>
      <w:tr w14:paraId="488F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59D27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临时增加SWAP空间</w:t>
            </w:r>
          </w:p>
        </w:tc>
        <w:tc>
          <w:tcPr>
            <w:tcW w:w="0" w:type="auto"/>
            <w:shd w:val="clear" w:color="auto" w:fill="auto"/>
            <w:vAlign w:val="center"/>
          </w:tcPr>
          <w:p w14:paraId="57DD4E7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会导致系统性能大幅下降，且掩盖真实内存不足问题</w:t>
            </w:r>
          </w:p>
        </w:tc>
        <w:tc>
          <w:tcPr>
            <w:tcW w:w="0" w:type="auto"/>
            <w:shd w:val="clear" w:color="auto" w:fill="auto"/>
            <w:vAlign w:val="center"/>
          </w:tcPr>
          <w:p w14:paraId="5CB2079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仅作为临时应急手段，内存压力缓解后及时关闭并删除临时SWAP文件；尽快通过释放内存或扩容解决根本问题</w:t>
            </w:r>
          </w:p>
        </w:tc>
      </w:tr>
      <w:tr w14:paraId="6B3E9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0F5FA6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误判缓存为内存泄漏</w:t>
            </w:r>
          </w:p>
        </w:tc>
        <w:tc>
          <w:tcPr>
            <w:tcW w:w="0" w:type="auto"/>
            <w:shd w:val="clear" w:color="auto" w:fill="auto"/>
            <w:vAlign w:val="center"/>
          </w:tcPr>
          <w:p w14:paraId="54FA3F8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盲目清理缓存，无实际收益且浪费磁盘I/O</w:t>
            </w:r>
          </w:p>
        </w:tc>
        <w:tc>
          <w:tcPr>
            <w:tcW w:w="0" w:type="auto"/>
            <w:shd w:val="clear" w:color="auto" w:fill="auto"/>
            <w:vAlign w:val="center"/>
          </w:tcPr>
          <w:p w14:paraId="5EF0C96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先查看实际可用内存，若可用内存充足，说明内存压力不大，无需紧急处理缓存</w:t>
            </w:r>
          </w:p>
        </w:tc>
      </w:tr>
    </w:tbl>
    <w:p w14:paraId="60084FD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626F00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3CC6474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通过重启进程、清理缓存等操作，使内存使用率降至正常范围，相关监控告警全部消除；若使用了临时SWAP空间，在确认物理内存充足后，及时关闭并删除临时SWAP文件。</w:t>
      </w:r>
    </w:p>
    <w:p w14:paraId="3770C05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7858DC4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扩容物理内存：若服务器频繁出现内存不足，升级服务器内存规格，从硬件层面解决内存瓶颈。</w:t>
      </w:r>
    </w:p>
    <w:p w14:paraId="2B9016E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用内存优化：Java应用合理调整堆内存大小，优化垃圾回收参数，减少FullGC频率；排查并修复代码中的内存泄漏问题（如未关闭的数据库连接、IO流，无限制增长的大对象集合）；对大对象或缓存采用弱引用、软引用，确保及时释放内存。</w:t>
      </w:r>
    </w:p>
    <w:p w14:paraId="580349C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系统参数调优：将内存过量使用策略调整为严格模式，避免进程过度申请内存；设置合理的系统保留内存大小，防止系统因内存耗尽而卡死。</w:t>
      </w:r>
    </w:p>
    <w:p w14:paraId="217527B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完善监控体系：增加进程级内存监控，为每个业务进程设置独立的告警阈值；配置内存使用趋势预测，提前发现内存泄漏隐患。</w:t>
      </w:r>
    </w:p>
    <w:p w14:paraId="0DBF550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弹性伸缩配置：针对业务流量波动，配置自动弹性伸缩策略，根据内存使用率自动调整服务实例数量，应对流量高峰。</w:t>
      </w:r>
    </w:p>
    <w:p w14:paraId="49C5C3B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5F7155B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完整记录故障发生时间、根本原因（如内存泄漏、业务流量高峰）、处理步骤及改进措施；更新应急预案，补充内存异常的详细处理流程和操作细节；组织复盘会议，明确优化项责任人及完成时限。</w:t>
      </w:r>
    </w:p>
    <w:p w14:paraId="473D0DC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0A7AAA7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持续观察后续几天内存使用率，确保处于正常范围，不再触发告警；对优化后的应用进行压力测试，确认在预期业务流量下，内存使用稳定正常。</w:t>
      </w:r>
    </w:p>
    <w:p w14:paraId="27383ABB">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场景四：磁盘空间打满故障</w:t>
      </w:r>
    </w:p>
    <w:p w14:paraId="3FAC328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34CC9E4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监控系统（如Zabbix、Prometheus+NodeExporter）触发磁盘空间使用率告警，例如/分区或/var分区使用率达100%。</w:t>
      </w:r>
    </w:p>
    <w:p w14:paraId="7A54C3A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230CA45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磁盘空间打满引发业务级故障，依赖该磁盘分区的所有业务（日志写入、数据存储、文件上传、备份任务等）均受影响，磁盘满后将导致写入失败、服务异常，严重时引发业务中断，造成数据丢失、合规风险及经济损失，需紧急排查清理磁盘空间。</w:t>
      </w:r>
    </w:p>
    <w:p w14:paraId="5718A37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1D7ADD5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运行指标：磁盘使用率超过阈值；inode使用率告警；磁盘写入失败次数增加；磁盘I/O等待时间上升。</w:t>
      </w:r>
    </w:p>
    <w:p w14:paraId="7C78CC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用户感知：日志无法写入；文件上传失败；数据导出报错；报表生成失败；应用因无法写入而报错。</w:t>
      </w:r>
    </w:p>
    <w:p w14:paraId="57CC88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4255349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日志文件过大（如access.log、error.log未轮转）。</w:t>
      </w:r>
    </w:p>
    <w:p w14:paraId="7AC7AA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数据库数据文件增长过快（如MySQL的ibdata1、binlog）。</w:t>
      </w:r>
    </w:p>
    <w:p w14:paraId="4CA1D9C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临时文件堆积（如/tmp目录、应用临时目录）。</w:t>
      </w:r>
    </w:p>
    <w:p w14:paraId="070EF77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容器镜像或overlay层占用过多（docker相关目录）。</w:t>
      </w:r>
    </w:p>
    <w:p w14:paraId="08F14DF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coredump文件堆积。</w:t>
      </w:r>
    </w:p>
    <w:p w14:paraId="6520DE5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用户上传的文件占用。</w:t>
      </w:r>
    </w:p>
    <w:p w14:paraId="629B700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inode耗尽（大量小文件）。</w:t>
      </w:r>
    </w:p>
    <w:p w14:paraId="0EB9E9A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（五）故障处置</w:t>
      </w:r>
    </w:p>
    <w:p w14:paraId="7020F57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63A773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1.快速确认磁盘空间使用情况</w:t>
      </w:r>
    </w:p>
    <w:p w14:paraId="43F81CA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查看各磁盘分区的空间占用情况，同时检查inode使用情况，确认是否因inode耗尽导致磁盘无法写入（即使有剩余空间也会提示空间不足）。</w:t>
      </w:r>
    </w:p>
    <w:p w14:paraId="7BEF43D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2.定位大目录或大文件</w:t>
      </w:r>
    </w:p>
    <w:p w14:paraId="40D201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从根目录开始，排查占用空间最大的目录和文件，重点关注/var、/home、/opt等常见高占用目录；也可逐步进入可疑目录，进一步定位空间占用源头。</w:t>
      </w:r>
    </w:p>
    <w:p w14:paraId="0921A3F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3.清理可安全删除的文件</w:t>
      </w:r>
    </w:p>
    <w:p w14:paraId="37D3975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清理日志文件：查看日志存储目录，采用清空日志内容的方式清理大型日志（避免直接删除，防止进程写入异常）；同时清理30天前的压缩归档日志，减少空间占用。</w:t>
      </w:r>
    </w:p>
    <w:p w14:paraId="489A288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清理临时文件：删除系统临时目录和应用临时目录下的过期文件，释放闲置空间。</w:t>
      </w:r>
    </w:p>
    <w:p w14:paraId="4D606F6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清理核心转储文件：排查并删除系统生成的核心转储文件，此类文件通常体积较大且无长期保留价值。</w:t>
      </w:r>
    </w:p>
    <w:p w14:paraId="11AD3C5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清理容器相关文件（容器部署场景）：清理停止运行的容器、未使用的容器镜像、网络及构建缓存，进一步释放磁盘空间。</w:t>
      </w:r>
    </w:p>
    <w:p w14:paraId="79723BF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4.释放已删除文件占用的空间</w:t>
      </w:r>
    </w:p>
    <w:p w14:paraId="6CBB0AF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部分文件已删除，但相关进程仍在占用该文件的句柄，导致空间未实际释放。需排查此类文件，找到对应的进程后，重启该进程或重新加载进程配置，释放占用空间。</w:t>
      </w:r>
    </w:p>
    <w:p w14:paraId="12FC98A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5.临时扩容或迁移</w:t>
      </w:r>
    </w:p>
    <w:p w14:paraId="61D188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在线扩容：若磁盘支持在线扩容（如云盘），通过对应平台控制台完成扩容后，扩展磁盘分区和文件系统，使扩容空间生效。</w:t>
      </w:r>
    </w:p>
    <w:p w14:paraId="6FDC8C9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临时迁移：挂载新磁盘，将部分占用空间大、非核心的数据迁移至新磁盘，并通过软链接确保应用正常访问，缓解原磁盘压力。</w:t>
      </w:r>
    </w:p>
    <w:p w14:paraId="1656D6F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6.临时屏蔽磁盘告警（可选）</w:t>
      </w:r>
    </w:p>
    <w:p w14:paraId="33862E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若清理工作需要一定时间，可临时屏蔽磁盘空间告警，避免持续告警信息干扰操作，清理完成后及时恢复告警。</w:t>
      </w:r>
    </w:p>
    <w:p w14:paraId="5D2D930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二、第二阶段：定位根因</w:t>
      </w:r>
    </w:p>
    <w:p w14:paraId="798D9A8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1.找出持续增长的大文件或目录</w:t>
      </w:r>
    </w:p>
    <w:p w14:paraId="3987554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持续观察高占用目录（如日志目录）的增长趋势，定位哪些文件或目录在快速占用磁盘空间，明确空间增长源头。</w:t>
      </w:r>
    </w:p>
    <w:p w14:paraId="5E021E1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2.检查日志轮转配置</w:t>
      </w:r>
    </w:p>
    <w:p w14:paraId="6A42272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查看系统及应用的日志轮转配置，确认日志轮转规则是否正常生效，是否存在配置错误（如未设置轮转、保留份数过多），导致日志无限堆积。</w:t>
      </w:r>
    </w:p>
    <w:p w14:paraId="194553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3.检查数据库文件增长</w:t>
      </w:r>
    </w:p>
    <w:p w14:paraId="7DD1DA8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若服务器部署了MySQL等数据库，查看数据库二进制日志（binlog）的数量和大小，确认是否因binlog未及时清理导致空间占用激增；必要时清理过期binlog，释放空间。</w:t>
      </w:r>
    </w:p>
    <w:p w14:paraId="665D5E0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4.检查应用配置</w:t>
      </w:r>
    </w:p>
    <w:p w14:paraId="2361995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查看应用日志级别，若日志级别过高（如debug级别），会导致大量日志输出，需调整为合理级别；同时检查应用是否存在临时文件未自动清理的问题。</w:t>
      </w:r>
    </w:p>
    <w:p w14:paraId="6FF3E6A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5.检查inode使用情况</w:t>
      </w:r>
    </w:p>
    <w:p w14:paraId="3787082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若inode使用率过高，说明存在大量小文件堆积，排查并定位小文件集中的目录，清理无用小文件，缓解inode占用压力。</w:t>
      </w:r>
    </w:p>
    <w:p w14:paraId="3F24D6D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三、操作风险评估与风险处置措施</w:t>
      </w:r>
    </w:p>
    <w:tbl>
      <w:tblPr>
        <w:tblStyle w:val="18"/>
        <w:tblW w:w="87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3"/>
        <w:gridCol w:w="3180"/>
        <w:gridCol w:w="3108"/>
      </w:tblGrid>
      <w:tr w14:paraId="08D6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2473"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C2868E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31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115A85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3108"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530504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714BE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17ECEA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直接删除日志文件</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CCDB57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文件正在被进程使用时，删除后空间不释放，且可能导致进程无法写入新日志</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9DFB3B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采用清空文件内容的方式清理，不直接删除；若已删除，重启对应进程释放空间</w:t>
            </w:r>
          </w:p>
        </w:tc>
      </w:tr>
      <w:tr w14:paraId="4969E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951C97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清理重要日志文件</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9BDC68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误删需审计保留的日志，违反合规要求</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57F382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确认日志保留策略，至少保留最近30天日志；清理前备份至其他存储设备</w:t>
            </w:r>
          </w:p>
        </w:tc>
      </w:tr>
      <w:tr w14:paraId="21427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BB528B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清理容器相关缓存/镜像</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AB7D0F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误删正在使用的镜像，或后续需重新拉取镜像增加耗时</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A095DC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清理前确认需保留的自定义镜像，避免误删；清理后记录镜像信息，便于后续快速拉取</w:t>
            </w:r>
          </w:p>
        </w:tc>
      </w:tr>
      <w:tr w14:paraId="29170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3DCBEC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清理数据库binlog</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16195D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删除未备份的binlog，导致无法恢复数据至过去时间点</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C25D60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清理前确认有完整数据备份，仅清理过期binlog，使用安全方式清理</w:t>
            </w:r>
          </w:p>
        </w:tc>
      </w:tr>
      <w:tr w14:paraId="2568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EAFB9F5">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误删系统目录文件</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CD399F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删除系统核心目录/文件，导致服务器崩溃</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38ACF1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排查大目录时避开系统关键目录；对可疑目录，先查看内容确认无误后再清理</w:t>
            </w:r>
          </w:p>
        </w:tc>
      </w:tr>
      <w:tr w14:paraId="4629C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290B4A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磁盘在线扩容</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E556F8">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扩容命令操作错误，导致分区表损坏、数据丢失</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CD5FD6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操作前备份重要数据，创建磁盘快照；严格按照官方文档步骤执行扩容操作</w:t>
            </w:r>
          </w:p>
        </w:tc>
      </w:tr>
      <w:tr w14:paraId="194B8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78F2C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重启占用已删除文件的进程</w:t>
            </w:r>
          </w:p>
        </w:tc>
        <w:tc>
          <w:tcPr>
            <w:tcW w:w="31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4C723E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单实例服务重启期间，业务短暂中断</w:t>
            </w:r>
          </w:p>
        </w:tc>
        <w:tc>
          <w:tcPr>
            <w:tcW w:w="310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6092C0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优先采用重新加载配置的方式释放空间；需重启时，选择业务低峰期，确认有集群容错或负载均衡机制</w:t>
            </w:r>
          </w:p>
        </w:tc>
      </w:tr>
    </w:tbl>
    <w:p w14:paraId="5DF7720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2043D91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251CED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再次检查磁盘空间，确认使用率降至安全阈值以下（如低于80%）。</w:t>
      </w:r>
    </w:p>
    <w:p w14:paraId="0EBF211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检查应用日志，确认无“磁盘空间不足”相关错误，应用正常写入。</w:t>
      </w:r>
    </w:p>
    <w:p w14:paraId="5AD161E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确认磁盘相关监控告警全部消除，系统运行平稳。</w:t>
      </w:r>
    </w:p>
    <w:p w14:paraId="70366B2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3ABA81C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日志管理：为所有关键应用配置日志轮转，按天或按文件大小轮转，设置合理的保留份数；对日志量大的服务，采用远程日志存储，避免本地堆积。</w:t>
      </w:r>
    </w:p>
    <w:p w14:paraId="3A98368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磁盘容量规划：监控磁盘使用趋势，提前预测增长情况，及时扩容；将/var、/home等易占用空间的分区单独划分，避免根分区被写满。</w:t>
      </w:r>
    </w:p>
    <w:p w14:paraId="174ED92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定期清理任务：设置定时任务，定期清理过期临时文件、旧日志归档，实现自动化清理。</w:t>
      </w:r>
    </w:p>
    <w:p w14:paraId="0B0A462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inode监控：增加inode使用率监控，当使用率超过80%时触发告警，提前干预。</w:t>
      </w:r>
    </w:p>
    <w:p w14:paraId="38FC302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数据库维护：为MySQL配置binlog自动清理策略，定期将归档数据转储或压缩，减少空间占用。</w:t>
      </w:r>
    </w:p>
    <w:p w14:paraId="0505F3D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监控优化：增加磁盘空间增长预测告警，根据历史增长率，提前预警空间不足风险；为每个磁盘分区单独设置告警阈值。</w:t>
      </w:r>
    </w:p>
    <w:p w14:paraId="6F0380E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0A874F9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完整记录故障发生时间、根本原因（如日志轮转未生效、binlog堆积）、处理步骤及改进措施；更新应急预案，补充磁盘空间处置的详细流程和注意事项；组织复盘会议，明确优化项责任人及完成时限。</w:t>
      </w:r>
    </w:p>
    <w:p w14:paraId="4E626AA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4.闭环验证</w:t>
      </w:r>
    </w:p>
    <w:p w14:paraId="452FCDC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持续观察一周内磁盘使用率，确保稳定在安全范围，不再触发告警。</w:t>
      </w:r>
    </w:p>
    <w:p w14:paraId="2D925F3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抽查日志轮转、定时清理任务是否正常执行，确认机制有效。</w:t>
      </w:r>
    </w:p>
    <w:p w14:paraId="2DB1795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执行压力测试，验证磁盘空间在业务峰值下的波动情况，确保符合预期。</w:t>
      </w:r>
      <w:bookmarkStart w:id="102" w:name="OLE_LINK11"/>
    </w:p>
    <w:bookmarkEnd w:id="102"/>
    <w:p w14:paraId="426B0D7C">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场景五：系统服务器故障</w:t>
      </w:r>
    </w:p>
    <w:p w14:paraId="56CE662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典型特征</w:t>
      </w:r>
    </w:p>
    <w:p w14:paraId="43C0BF5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服务器无法通过SSH远程登录，ping不通或丢包严重‘监控系统显示主机状态为离线（down）或unreachable；业务完全中断，所有依赖该服务器的应用无法访问。</w:t>
      </w:r>
    </w:p>
    <w:p w14:paraId="1A75267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服务器无法通过SSH远程登录，ping不通或丢包严重。</w:t>
      </w:r>
    </w:p>
    <w:p w14:paraId="6136D89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监控系统显示主机状态为离线（down）或unreachable。</w:t>
      </w:r>
    </w:p>
    <w:p w14:paraId="0153E1C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业务完全中断，所有依赖该服务器的应用无法访问。</w:t>
      </w:r>
    </w:p>
    <w:p w14:paraId="37A4452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尝试连接时，网络层无响应，或者连接超时。</w:t>
      </w:r>
    </w:p>
    <w:p w14:paraId="6E85ABC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如果服务器有带外管理（如iDRAC、IPMI、云平台控制台），登录后看到操作系统已停止响应或停留在开机自检阶段。</w:t>
      </w:r>
    </w:p>
    <w:p w14:paraId="48701BD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）业务</w:t>
      </w:r>
      <w:r>
        <w:rPr>
          <w:rFonts w:hint="eastAsia" w:ascii="仿宋_GB2312" w:hAnsi="仿宋_GB2312" w:eastAsia="仿宋_GB2312" w:cs="仿宋_GB2312"/>
          <w:sz w:val="32"/>
          <w:szCs w:val="32"/>
          <w:lang w:val="en-US" w:eastAsia="zh-CN"/>
        </w:rPr>
        <w:t>影响</w:t>
      </w:r>
    </w:p>
    <w:p w14:paraId="49F4232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意外停机引发重大业务级故障，服务器上所有应用完全无法对外提供服务，业务全面中断，依赖该服务器的上下游业务联动故障，导致大量用户投诉、营收锐减及合规风险，故障处置难度大、恢复周期长，严重冲击业务稳定运营。</w:t>
      </w:r>
    </w:p>
    <w:p w14:paraId="073B9E1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4C1AB3C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运行指标：服务可用性监控出现掉点；进程PID消失；容器重启次数激增</w:t>
      </w:r>
    </w:p>
    <w:p w14:paraId="4B90415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用户感知：用户操作失败、页面报错；交易中断；服务完全不可用。</w:t>
      </w:r>
    </w:p>
    <w:p w14:paraId="653FB03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1019B25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内核panic：硬件驱动问题、文件系统错误、内存访问异常导致内核崩溃。</w:t>
      </w:r>
    </w:p>
    <w:p w14:paraId="62774A0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硬件故障：电源损坏、内存故障、CPU过热、磁盘损坏。</w:t>
      </w:r>
    </w:p>
    <w:p w14:paraId="458F5D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文件系统损坏：异常断电、磁盘坏道导致根文件系统无法挂载。</w:t>
      </w:r>
    </w:p>
    <w:p w14:paraId="334A72E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资源耗尽：内存耗尽触发OOMkiller杀进程后系统仍hang住，或swap耗尽导致死锁。</w:t>
      </w:r>
    </w:p>
    <w:p w14:paraId="160B0C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人为误操作：shutdown-hnow、init0等关机命令被误执行。</w:t>
      </w:r>
    </w:p>
    <w:p w14:paraId="73308CD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系统更新后无法启动：内核升级后引导配置错误，或驱动不兼容。</w:t>
      </w:r>
    </w:p>
    <w:p w14:paraId="64A8927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29AAEEA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一、第一阶段：紧急恢复</w:t>
      </w:r>
    </w:p>
    <w:p w14:paraId="7FAB54D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1.带外管理强制重启恢复</w:t>
      </w:r>
    </w:p>
    <w:p w14:paraId="17DA7D1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优先通过服务器带外管理平台执行重启操作，也可通过云平台控制台执行重启，等待一段时间后观察网络与远程连接是否恢复正常。</w:t>
      </w:r>
    </w:p>
    <w:p w14:paraId="43364D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2.系统启动卡住修复处理</w:t>
      </w:r>
    </w:p>
    <w:p w14:paraId="595AF3A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重启后仍无法远程连接，且控制台显示系统启动卡住，通过引导菜单进入单用户模式或救援模式，先重新挂载根分区为可读写模式，再执行文件系统检测与自动修复，同时检查关键服务运行状态，重建系统引导配置文件。</w:t>
      </w:r>
    </w:p>
    <w:p w14:paraId="60C8E74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3.磁盘损坏故障处理</w:t>
      </w:r>
    </w:p>
    <w:p w14:paraId="7ADEBCF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若控制台提示磁盘损坏，优先通过LiveCD引导系统，挂载磁盘备份重要数据；云服务器可使用快照创建新磁盘并挂载恢复，必要时从系统备份进行恢复。</w:t>
      </w:r>
    </w:p>
    <w:p w14:paraId="00B92F8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4.硬件故障判断与更换</w:t>
      </w:r>
    </w:p>
    <w:p w14:paraId="764FD9D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通过带外管理查看硬件健康日志与故障信息，确认内存、硬盘、电源等硬件异常后，联系机房运维人员更换故障硬件，排除物理故障诱因。</w:t>
      </w:r>
    </w:p>
    <w:p w14:paraId="3ECA69D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二、第二阶段：验证恢复</w:t>
      </w:r>
    </w:p>
    <w:p w14:paraId="7238BA7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系统正常启动后，通过远程连接登录服务器，检查核心业务服务运行状态，查看系统启动后的错误日志确认无异常报错，通过业务健康检查接口验证服务可用性。</w:t>
      </w:r>
    </w:p>
    <w:p w14:paraId="4FA544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三、操作风险评估与风险处置措施</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3"/>
        <w:gridCol w:w="2586"/>
        <w:gridCol w:w="3757"/>
      </w:tblGrid>
      <w:tr w14:paraId="69061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978" w:type="dxa"/>
            <w:shd w:val="clear" w:color="auto" w:fill="auto"/>
            <w:vAlign w:val="center"/>
          </w:tcPr>
          <w:p w14:paraId="3ADB4989">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操作步骤</w:t>
            </w:r>
          </w:p>
        </w:tc>
        <w:tc>
          <w:tcPr>
            <w:tcW w:w="2556" w:type="dxa"/>
            <w:shd w:val="clear" w:color="auto" w:fill="auto"/>
            <w:vAlign w:val="center"/>
          </w:tcPr>
          <w:p w14:paraId="5159183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风险</w:t>
            </w:r>
          </w:p>
        </w:tc>
        <w:tc>
          <w:tcPr>
            <w:tcW w:w="0" w:type="auto"/>
            <w:shd w:val="clear" w:color="auto" w:fill="auto"/>
            <w:vAlign w:val="center"/>
          </w:tcPr>
          <w:p w14:paraId="36EB15B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处置措施</w:t>
            </w:r>
          </w:p>
        </w:tc>
      </w:tr>
      <w:tr w14:paraId="724A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78" w:type="dxa"/>
            <w:shd w:val="clear" w:color="auto" w:fill="auto"/>
            <w:vAlign w:val="center"/>
          </w:tcPr>
          <w:p w14:paraId="2D37931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强制重启服务器</w:t>
            </w:r>
          </w:p>
        </w:tc>
        <w:tc>
          <w:tcPr>
            <w:tcW w:w="2556" w:type="dxa"/>
            <w:shd w:val="clear" w:color="auto" w:fill="auto"/>
            <w:vAlign w:val="center"/>
          </w:tcPr>
          <w:p w14:paraId="13572CE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系统正在写入数据时强制重启，可能造成文件系统损坏、数据丢失</w:t>
            </w:r>
          </w:p>
        </w:tc>
        <w:tc>
          <w:tcPr>
            <w:tcW w:w="0" w:type="auto"/>
            <w:shd w:val="clear" w:color="auto" w:fill="auto"/>
            <w:vAlign w:val="center"/>
          </w:tcPr>
          <w:p w14:paraId="3CD1255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优先尝试优雅重启，系统卡死时再执行硬重启；重启后立即检查修复文件系统</w:t>
            </w:r>
          </w:p>
        </w:tc>
      </w:tr>
      <w:tr w14:paraId="5A475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78" w:type="dxa"/>
            <w:shd w:val="clear" w:color="auto" w:fill="auto"/>
            <w:vAlign w:val="center"/>
          </w:tcPr>
          <w:p w14:paraId="10336224">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单用户模式下修复文件系统</w:t>
            </w:r>
          </w:p>
        </w:tc>
        <w:tc>
          <w:tcPr>
            <w:tcW w:w="2556" w:type="dxa"/>
            <w:shd w:val="clear" w:color="auto" w:fill="auto"/>
            <w:vAlign w:val="center"/>
          </w:tcPr>
          <w:p w14:paraId="54E5486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错误指定分区或强制修复，可能导致数据进一步损坏</w:t>
            </w:r>
          </w:p>
        </w:tc>
        <w:tc>
          <w:tcPr>
            <w:tcW w:w="0" w:type="auto"/>
            <w:shd w:val="clear" w:color="auto" w:fill="auto"/>
            <w:vAlign w:val="center"/>
          </w:tcPr>
          <w:p w14:paraId="0924C83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修复前确认分区路径正确，可挂载时先备份关键数据</w:t>
            </w:r>
          </w:p>
        </w:tc>
      </w:tr>
      <w:tr w14:paraId="58140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78" w:type="dxa"/>
            <w:shd w:val="clear" w:color="auto" w:fill="auto"/>
            <w:vAlign w:val="center"/>
          </w:tcPr>
          <w:p w14:paraId="72A5B852">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重建系统引导配置</w:t>
            </w:r>
          </w:p>
        </w:tc>
        <w:tc>
          <w:tcPr>
            <w:tcW w:w="2556" w:type="dxa"/>
            <w:shd w:val="clear" w:color="auto" w:fill="auto"/>
            <w:vAlign w:val="center"/>
          </w:tcPr>
          <w:p w14:paraId="15C46BA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配置错误会导致系统无法正常引导启动</w:t>
            </w:r>
          </w:p>
        </w:tc>
        <w:tc>
          <w:tcPr>
            <w:tcW w:w="0" w:type="auto"/>
            <w:shd w:val="clear" w:color="auto" w:fill="auto"/>
            <w:vAlign w:val="center"/>
          </w:tcPr>
          <w:p w14:paraId="6746E9B3">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修改前备份原配置文件，使用系统命令自动生成配置</w:t>
            </w:r>
          </w:p>
        </w:tc>
      </w:tr>
      <w:tr w14:paraId="0832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78" w:type="dxa"/>
            <w:shd w:val="clear" w:color="auto" w:fill="auto"/>
            <w:vAlign w:val="center"/>
          </w:tcPr>
          <w:p w14:paraId="38BC219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服务器硬件更换</w:t>
            </w:r>
          </w:p>
        </w:tc>
        <w:tc>
          <w:tcPr>
            <w:tcW w:w="2556" w:type="dxa"/>
            <w:shd w:val="clear" w:color="auto" w:fill="auto"/>
            <w:vAlign w:val="center"/>
          </w:tcPr>
          <w:p w14:paraId="26BC56A1">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业务停机中断，新硬件存在兼容性风险</w:t>
            </w:r>
          </w:p>
        </w:tc>
        <w:tc>
          <w:tcPr>
            <w:tcW w:w="0" w:type="auto"/>
            <w:shd w:val="clear" w:color="auto" w:fill="auto"/>
            <w:vAlign w:val="center"/>
          </w:tcPr>
          <w:p w14:paraId="7CFA252A">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业务低峰期操作，准备兼容备件，更换后全面测试系统</w:t>
            </w:r>
          </w:p>
        </w:tc>
      </w:tr>
      <w:tr w14:paraId="26CE2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78" w:type="dxa"/>
            <w:shd w:val="clear" w:color="auto" w:fill="auto"/>
            <w:vAlign w:val="center"/>
          </w:tcPr>
          <w:p w14:paraId="6F81B84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快照/备份恢复磁盘</w:t>
            </w:r>
          </w:p>
        </w:tc>
        <w:tc>
          <w:tcPr>
            <w:tcW w:w="2556" w:type="dxa"/>
            <w:shd w:val="clear" w:color="auto" w:fill="auto"/>
            <w:vAlign w:val="center"/>
          </w:tcPr>
          <w:p w14:paraId="4AE0CA1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覆盖当前磁盘数据，丢失故障后新增信息</w:t>
            </w:r>
          </w:p>
        </w:tc>
        <w:tc>
          <w:tcPr>
            <w:tcW w:w="0" w:type="auto"/>
            <w:shd w:val="clear" w:color="auto" w:fill="auto"/>
            <w:vAlign w:val="center"/>
          </w:tcPr>
          <w:p w14:paraId="74E87ECC">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恢复前确认数据可丢失范围，选用故障前最新快照</w:t>
            </w:r>
          </w:p>
        </w:tc>
      </w:tr>
    </w:tbl>
    <w:p w14:paraId="0C48B42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四、故障闭环</w:t>
      </w:r>
    </w:p>
    <w:p w14:paraId="4CF40E4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1.短期恢复确认</w:t>
      </w:r>
    </w:p>
    <w:p w14:paraId="1F8B93A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服务器正常启动运行，远程连接可正常登录；所有业务服务自动或手动恢复正常；监控显示主机在线，业务运行指标符合标准。</w:t>
      </w:r>
    </w:p>
    <w:p w14:paraId="4C9598F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2.长期优化措施</w:t>
      </w:r>
    </w:p>
    <w:p w14:paraId="378C604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硬件冗余：核心业务采用集群部署，避免单点故障；配置RAID磁盘阵列与热备盘；配备冗余电源和网络链路。</w:t>
      </w:r>
    </w:p>
    <w:p w14:paraId="6AE9CBD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系统加固：定期在测试环境验证后更新系统与内核；配置内核崩溃自动重启参数；部署看门狗服务，系统卡死时自动重启。</w:t>
      </w:r>
    </w:p>
    <w:p w14:paraId="716DF10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监控完善：增加服务器连通性与远程端口监控，实时告警；监控磁盘健康、硬件温度、电压等状态；云服务器启用健康检查与自动恢复。</w:t>
      </w:r>
    </w:p>
    <w:p w14:paraId="019CEA5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备份与恢复：定期备份系统配置与核心数据；定期演练备份恢复流程，确保应急可用。</w:t>
      </w:r>
    </w:p>
    <w:p w14:paraId="56042EB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操作规范：生产环境关键操作执行审批流程；通过堡垒机审计所有高危操作。</w:t>
      </w:r>
    </w:p>
    <w:p w14:paraId="6B5FDF6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3.文档记录与复盘</w:t>
      </w:r>
    </w:p>
    <w:p w14:paraId="2FB21F7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完整记录故障发生时间、根本原因、处置步骤与优化方案；更新应急预案，补充服务器无法启动的标准化处理流程；组织复盘会议，明确优化项责任人与完成时限。</w:t>
      </w:r>
    </w:p>
    <w:p w14:paraId="7A2026F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4.验证闭环</w:t>
      </w:r>
    </w:p>
    <w:p w14:paraId="7AF07BE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持续观察服务器运行状态，无同类故障复发；测试自动重启、硬件监控、告警机制有效性，确保故障可快速发现与自动恢复。</w:t>
      </w:r>
    </w:p>
    <w:p w14:paraId="2C031FC6">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场景六：机房掉电故障</w:t>
      </w:r>
    </w:p>
    <w:p w14:paraId="6ED8246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rPr>
        <w:t>典型特征</w:t>
      </w:r>
    </w:p>
    <w:p w14:paraId="62B6C67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突发性强：多由突发电路故障、区域电网调度失误、电力设备老化短路等引发，无明显预警，短时间内（分钟级）导致大量服务器同时断电，核心业务系统瞬间中断。</w:t>
      </w:r>
    </w:p>
    <w:p w14:paraId="5147183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影响范围广：通常覆盖同一机房、同一机柜组或多个关联服务器集群，而非单台/少量服务器，涉及业务系统数量多、关联用户群体大。</w:t>
      </w:r>
    </w:p>
    <w:p w14:paraId="2D88550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次生风险多：断电瞬间易引发服务器硬件（硬盘、电源、主板）损坏，同时数据传输中断可能导致业务数据丢失、缓存数据不一致，恢复供电后还可能出现系统启动故障、网络拓扑紊乱等问题。</w:t>
      </w:r>
    </w:p>
    <w:p w14:paraId="56C27AF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恢复周期不确定：依赖电力故障排查速度、备用电源（UPS）续航能力及机房供电系统修复进度，短则数小时，长则数天，期间业务持续处于中断状态。</w:t>
      </w:r>
    </w:p>
    <w:p w14:paraId="2697ED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主要业务</w:t>
      </w:r>
    </w:p>
    <w:p w14:paraId="7620AC1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用户数据查询、数据分析报表生成、第三方数据接口调用等，依赖服务器持续运行，中断后导致上下游业务停滞，会导致数据备份链路中断，恢复能力受限。</w:t>
      </w:r>
    </w:p>
    <w:p w14:paraId="0929C4A1">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lang w:eastAsia="zh-CN"/>
        </w:rPr>
        <w:t>）运行指标及用户感知影响</w:t>
      </w:r>
    </w:p>
    <w:p w14:paraId="3620FE4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运行指标：服务器状态，服务器在线率从100%降至0%；批量服务器CPU、内存、硬盘状态异常，数据写入成功率从100%降至0%；存储节点连接中断率100%。</w:t>
      </w:r>
    </w:p>
    <w:p w14:paraId="38D71ED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用户感知：打开业务APP/网页时显示“服务异常”“无法连接”，点击功能按钮无响应，核心需求）完全无法满足。</w:t>
      </w:r>
    </w:p>
    <w:p w14:paraId="34EF5AF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（四）原因分析</w:t>
      </w:r>
    </w:p>
    <w:p w14:paraId="1FDBDCF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外部电力故障：</w:t>
      </w:r>
    </w:p>
    <w:p w14:paraId="14E94B6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区域电网突发故障、停电，未及时触发备用电源切换机制；</w:t>
      </w:r>
    </w:p>
    <w:p w14:paraId="7AFEAC0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机房外部电力线路老化、短路，或第三方施工误挖断电力电缆；</w:t>
      </w:r>
    </w:p>
    <w:p w14:paraId="23E4B18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电力调度失误，非计划停电导致机房供电中断。</w:t>
      </w:r>
    </w:p>
    <w:p w14:paraId="260F5575">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内部电力系统故障：</w:t>
      </w:r>
    </w:p>
    <w:p w14:paraId="1CF1214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机房UPS电池老化、容量不足，无法支撑服务器续航，断电后快速耗尽；</w:t>
      </w:r>
    </w:p>
    <w:p w14:paraId="723369F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配电柜、精密配电柜等电力分配设备故障（如继电器失灵、线路接触不良）；</w:t>
      </w:r>
    </w:p>
    <w:p w14:paraId="4C0BC6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机房空调故障导致设备过热，触发电力保护机制批量断电。</w:t>
      </w:r>
    </w:p>
    <w:p w14:paraId="25C9BB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人为操作失误：</w:t>
      </w:r>
    </w:p>
    <w:p w14:paraId="4D71DA4A">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运维人员在电力设备维护、升级时操作不当，引发短路或误断电；</w:t>
      </w:r>
    </w:p>
    <w:p w14:paraId="104593A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非授权人员误触电力开关，导致批量服务器断电。</w:t>
      </w:r>
    </w:p>
    <w:p w14:paraId="195239B3">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基础设施层面：数据备份节点未实现异地部署、备份设备与主服务器共用供电线路，导致自然灾害或批量掉电时，备份节点同步故障，无法保障数据恢复。</w:t>
      </w:r>
    </w:p>
    <w:p w14:paraId="74EF3B5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（五）故障处置</w:t>
      </w:r>
    </w:p>
    <w:p w14:paraId="7987458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立即成立应急指挥小组，由技术负责人任组长，成员涵盖运维、研发、客服、业务、安全等部门，明确分工，协同人员主动对接基础设施部门，反馈机房处置情况，确保全链条协同。</w:t>
      </w:r>
    </w:p>
    <w:p w14:paraId="61EF300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1、数据保护与校验：</w:t>
      </w:r>
    </w:p>
    <w:p w14:paraId="5C007D09">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运维人员立即检查数据备份节点状态，确认备份数据完整性、一致性，若备份节点正常，立即启动数据保护机制，防止备份数据损坏；</w:t>
      </w:r>
    </w:p>
    <w:p w14:paraId="4FE467B4">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对可重启的核心服务器，重启后优先校验核心业务数据，排查数据丢失、错乱情况，做好数据恢复准备；</w:t>
      </w:r>
    </w:p>
    <w:p w14:paraId="49E209A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若备份数据出现异常，立即启动异地备份恢复流程，最大限度保障数据可恢复性。</w:t>
      </w:r>
    </w:p>
    <w:p w14:paraId="384CE33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2、业务恢复</w:t>
      </w:r>
    </w:p>
    <w:p w14:paraId="0152A798">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按照“核心业务→重要业务→一般业务”的优先级，分步推进业务恢复，明确恢复时间节点，确保恢复质量，减少用户感知影响。</w:t>
      </w:r>
    </w:p>
    <w:p w14:paraId="6EC07197">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（1）核心业务恢复：</w:t>
      </w:r>
    </w:p>
    <w:p w14:paraId="0D15092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运维组优先重启核心服务器、核心数据库服务、关键业务交易系统，确保核心业务节点正常运行；</w:t>
      </w:r>
    </w:p>
    <w:p w14:paraId="4716FE9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业务组测试核心业务功能，验证交易成功率、数据读取准确性，及时排查恢复过程中出现的异常（如页面报错、操作无响应）；</w:t>
      </w:r>
    </w:p>
    <w:p w14:paraId="03B0B10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数据组同步校验核心业务数据，确保数据一致性，若出现数据丢失，立即启动数据恢复流程。</w:t>
      </w:r>
    </w:p>
    <w:p w14:paraId="7FDAA28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（2）重要业务恢复：</w:t>
      </w:r>
    </w:p>
    <w:p w14:paraId="6FBED3EF">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核心业务恢复正常后，重启用户登录认证系统、业务监控系统、客服支撑系统等重要业务；</w:t>
      </w:r>
    </w:p>
    <w:p w14:paraId="0AB80AE6">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业务组全面测试重要业务功能，确保与核心业务协同运转，同步响应用户咨询与投诉，降低用户不满。</w:t>
      </w:r>
    </w:p>
    <w:p w14:paraId="6DEF2F1C">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（3）一般业务恢复：</w:t>
      </w:r>
    </w:p>
    <w:p w14:paraId="1C6D91E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重要业务恢复正常后，逐步重启后台管理系统、数据统计分析系统等一般业务；</w:t>
      </w:r>
    </w:p>
    <w:p w14:paraId="75BC52D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运维组监测服务器负载、业务运行状态，避免因批量重启导致服务器过载，确保业务稳定运行。</w:t>
      </w:r>
    </w:p>
    <w:p w14:paraId="7CC7D05E">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用户告知：业务恢复过程中，协同组通过官方渠道（如APP推送、短信、官网公告）及时告知用户故障情况、恢复进度，减少用户恐慌和投诉。</w:t>
      </w:r>
    </w:p>
    <w:p w14:paraId="046FCA20">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3、后续处置（预防为先，规避次生风险）</w:t>
      </w:r>
    </w:p>
    <w:p w14:paraId="6BF7ACFB">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（1）故障复盘：应急处置结束后，应急领导小组组织各小组开展故障复盘，分析故障原因、处置过程中的不足，优化应急预案，完善预防措施（如加强设备巡检、优化备份体系）。</w:t>
      </w:r>
    </w:p>
    <w:p w14:paraId="4A861102">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（2）数据加固：数据组对恢复后的业务数据进行全面校验，完善数据备份体系，实现异地备份、多副本备份，定期开展备份测试，确保数据安全，贴合“预防为先”原则。</w:t>
      </w:r>
    </w:p>
    <w:p w14:paraId="50AE1C2D">
      <w:pPr>
        <w:keepNext w:val="0"/>
        <w:keepLines w:val="0"/>
        <w:pageBreakBefore w:val="0"/>
        <w:widowControl w:val="0"/>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（3）培训演练：定期组织应急演练，覆盖服务器批量掉电、重大自然灾害场景，提升运维人员、协同部门人员的处置能力，确保“快速响应、协同联动”落地。</w:t>
      </w:r>
    </w:p>
    <w:p w14:paraId="2B009570">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场景七：公共基础设施故障</w:t>
      </w:r>
    </w:p>
    <w:p w14:paraId="5EDA7629">
      <w:pPr>
        <w:keepNext w:val="0"/>
        <w:keepLines w:val="0"/>
        <w:bidi w:val="0"/>
        <w:spacing w:line="360" w:lineRule="auto"/>
        <w:ind w:leftChars="0" w:firstLine="640" w:firstLineChars="200"/>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（一）典型特征</w:t>
      </w:r>
    </w:p>
    <w:p w14:paraId="20A83B51">
      <w:pPr>
        <w:keepNext w:val="0"/>
        <w:keepLines w:val="0"/>
        <w:widowControl w:val="0"/>
        <w:suppressLineNumbers w:val="0"/>
        <w:spacing w:line="360" w:lineRule="auto"/>
        <w:ind w:left="0" w:firstLine="643" w:firstLineChars="200"/>
        <w:jc w:val="left"/>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突发性强</w:t>
      </w:r>
      <w:r>
        <w:rPr>
          <w:rFonts w:hint="eastAsia" w:ascii="仿宋_GB2312" w:hAnsi="仿宋_GB2312" w:eastAsia="仿宋_GB2312" w:cs="仿宋_GB2312"/>
          <w:b w:val="0"/>
          <w:color w:val="auto"/>
          <w:kern w:val="2"/>
          <w:sz w:val="32"/>
          <w:szCs w:val="32"/>
          <w:highlight w:val="none"/>
          <w:lang w:val="en-US" w:eastAsia="zh-CN" w:bidi="ar-SA"/>
        </w:rPr>
        <w:t>：故障如底层设备不可用、托管公共组件依赖底层硬件故障等场景，多由硬件、链路异常引发，托管公共组件故障多由联通云平台异常导致。</w:t>
      </w:r>
    </w:p>
    <w:p w14:paraId="777B328E">
      <w:pPr>
        <w:keepNext w:val="0"/>
        <w:keepLines w:val="0"/>
        <w:widowControl w:val="0"/>
        <w:suppressLineNumbers w:val="0"/>
        <w:spacing w:line="360" w:lineRule="auto"/>
        <w:ind w:left="0" w:firstLine="643" w:firstLineChars="200"/>
        <w:jc w:val="left"/>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影响范围明确且关联度高</w:t>
      </w:r>
      <w:r>
        <w:rPr>
          <w:rFonts w:hint="eastAsia" w:ascii="仿宋_GB2312" w:hAnsi="仿宋_GB2312" w:eastAsia="仿宋_GB2312" w:cs="仿宋_GB2312"/>
          <w:b w:val="0"/>
          <w:color w:val="auto"/>
          <w:kern w:val="2"/>
          <w:sz w:val="32"/>
          <w:szCs w:val="32"/>
          <w:highlight w:val="none"/>
          <w:lang w:val="en-US" w:eastAsia="zh-CN" w:bidi="ar-SA"/>
        </w:rPr>
        <w:t>：故障波及所有依赖底层的应用、托管公共组件的业务，且底层故障均会快速传导至上下游，影响核心业务连续性，故障影响与业务关联性极强。</w:t>
      </w:r>
    </w:p>
    <w:p w14:paraId="6F29BE43">
      <w:pPr>
        <w:keepNext w:val="0"/>
        <w:keepLines w:val="0"/>
        <w:pageBreakBefore w:val="0"/>
        <w:widowControl w:val="0"/>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b/>
          <w:bCs/>
          <w:color w:val="auto"/>
          <w:kern w:val="2"/>
          <w:sz w:val="32"/>
          <w:szCs w:val="32"/>
          <w:highlight w:val="none"/>
          <w:lang w:val="en-US" w:eastAsia="zh-CN" w:bidi="ar-SA"/>
        </w:rPr>
        <w:t>沟通依赖性高</w:t>
      </w:r>
      <w:r>
        <w:rPr>
          <w:rFonts w:hint="eastAsia" w:ascii="仿宋_GB2312" w:hAnsi="仿宋_GB2312" w:eastAsia="仿宋_GB2312" w:cs="仿宋_GB2312"/>
          <w:b w:val="0"/>
          <w:color w:val="auto"/>
          <w:kern w:val="2"/>
          <w:sz w:val="32"/>
          <w:szCs w:val="32"/>
          <w:highlight w:val="none"/>
          <w:lang w:val="en-US" w:eastAsia="zh-CN" w:bidi="ar-SA"/>
        </w:rPr>
        <w:t>：故障排查、进度同步、问题反馈均需跨业务处室协同完成，对沟通效率、响应速度要求高，处置流程复杂。</w:t>
      </w:r>
    </w:p>
    <w:p w14:paraId="00ACCA27">
      <w:pPr>
        <w:keepNext w:val="0"/>
        <w:keepLines w:val="0"/>
        <w:bidi w:val="0"/>
        <w:spacing w:line="360" w:lineRule="auto"/>
        <w:ind w:leftChars="0" w:firstLine="640" w:firstLineChars="200"/>
        <w:jc w:val="left"/>
        <w:rPr>
          <w:rFonts w:hint="eastAsia" w:ascii="仿宋_GB2312" w:hAnsi="仿宋_GB2312" w:eastAsia="仿宋_GB2312" w:cs="仿宋_GB2312"/>
          <w:color w:val="auto"/>
          <w:sz w:val="32"/>
          <w:szCs w:val="32"/>
          <w:lang w:val="en-US" w:eastAsia="zh-CN"/>
        </w:rPr>
      </w:pPr>
      <w:bookmarkStart w:id="103" w:name="OLE_LINK4"/>
      <w:r>
        <w:rPr>
          <w:rFonts w:hint="eastAsia" w:ascii="仿宋_GB2312" w:hAnsi="仿宋_GB2312" w:eastAsia="仿宋_GB2312" w:cs="仿宋_GB2312"/>
          <w:color w:val="auto"/>
          <w:sz w:val="32"/>
          <w:szCs w:val="32"/>
          <w:lang w:val="en-US" w:eastAsia="zh-CN"/>
        </w:rPr>
        <w:t>（二）业务影响</w:t>
      </w:r>
    </w:p>
    <w:p w14:paraId="26929D1F">
      <w:pPr>
        <w:pStyle w:val="9"/>
        <w:pageBreakBefore w:val="0"/>
        <w:kinsoku/>
        <w:wordWrap/>
        <w:overflowPunct/>
        <w:topLinePunct w:val="0"/>
        <w:autoSpaceDE/>
        <w:autoSpaceDN/>
        <w:bidi w:val="0"/>
        <w:adjustRightInd/>
        <w:snapToGrid/>
        <w:spacing w:before="0" w:beforeLines="0" w:after="0" w:afterLines="0" w:line="360" w:lineRule="auto"/>
        <w:ind w:left="0" w:firstLine="640" w:firstLineChars="200"/>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val="0"/>
          <w:color w:val="auto"/>
          <w:kern w:val="2"/>
          <w:sz w:val="32"/>
          <w:szCs w:val="32"/>
          <w:highlight w:val="none"/>
          <w:lang w:val="en-US" w:eastAsia="zh-CN" w:bidi="ar-SA"/>
        </w:rPr>
        <w:t>底层基础设施一旦发生故障，会直接造成用户身份认证、接口转发等核心业务中断、数据处理停滞、传输链路断开，还会致使后台监控、权限管理等辅助功能失效，同时阻断跨系统、跨区域的数据交互与联动对接，进而引发上下游连锁业务异常，严重影响日常运维与用户使用体验。</w:t>
      </w:r>
    </w:p>
    <w:bookmarkEnd w:id="103"/>
    <w:p w14:paraId="24ACA9C6">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firstLineChars="200"/>
        <w:jc w:val="left"/>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（三）运行指标及用户感知影响</w:t>
      </w:r>
    </w:p>
    <w:p w14:paraId="2D2F6A1C">
      <w:pPr>
        <w:pStyle w:val="9"/>
        <w:pageBreakBefore w:val="0"/>
        <w:kinsoku/>
        <w:wordWrap/>
        <w:overflowPunct/>
        <w:topLinePunct w:val="0"/>
        <w:autoSpaceDE/>
        <w:autoSpaceDN/>
        <w:bidi w:val="0"/>
        <w:adjustRightInd/>
        <w:snapToGrid/>
        <w:spacing w:before="0" w:beforeLines="0" w:after="0" w:afterLines="0" w:line="360" w:lineRule="auto"/>
        <w:ind w:left="0" w:firstLine="643" w:firstLineChars="200"/>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运行指标</w:t>
      </w:r>
      <w:r>
        <w:rPr>
          <w:rFonts w:hint="eastAsia" w:ascii="仿宋_GB2312" w:hAnsi="仿宋_GB2312" w:eastAsia="仿宋_GB2312" w:cs="仿宋_GB2312"/>
          <w:b w:val="0"/>
          <w:color w:val="auto"/>
          <w:kern w:val="2"/>
          <w:sz w:val="32"/>
          <w:szCs w:val="32"/>
          <w:highlight w:val="none"/>
          <w:lang w:val="en-US" w:eastAsia="zh-CN" w:bidi="ar-SA"/>
        </w:rPr>
        <w:t>：底层设备在线率、数据转发成功率骤降，托管公共组件调用成功率骤降、响应超时，依赖基础设施的业务接口报错率飙升，系统运行稳定性大幅下降。</w:t>
      </w:r>
    </w:p>
    <w:p w14:paraId="42D0D635">
      <w:pPr>
        <w:pStyle w:val="9"/>
        <w:pageBreakBefore w:val="0"/>
        <w:kinsoku/>
        <w:wordWrap/>
        <w:overflowPunct/>
        <w:topLinePunct w:val="0"/>
        <w:autoSpaceDE/>
        <w:autoSpaceDN/>
        <w:bidi w:val="0"/>
        <w:adjustRightInd/>
        <w:snapToGrid/>
        <w:spacing w:before="0" w:beforeLines="0" w:after="0" w:afterLines="0" w:line="360" w:lineRule="auto"/>
        <w:ind w:left="0" w:firstLine="643" w:firstLineChars="200"/>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用户感知</w:t>
      </w:r>
      <w:r>
        <w:rPr>
          <w:rFonts w:hint="eastAsia" w:ascii="仿宋_GB2312" w:hAnsi="仿宋_GB2312" w:eastAsia="仿宋_GB2312" w:cs="仿宋_GB2312"/>
          <w:b w:val="0"/>
          <w:color w:val="auto"/>
          <w:kern w:val="2"/>
          <w:sz w:val="32"/>
          <w:szCs w:val="32"/>
          <w:highlight w:val="none"/>
          <w:lang w:val="en-US" w:eastAsia="zh-CN" w:bidi="ar-SA"/>
        </w:rPr>
        <w:t>：用户在使用业务系统过程中，出现操作卡顿、页面报错、提交失败、连接中断等异常情况，</w:t>
      </w:r>
    </w:p>
    <w:p w14:paraId="60B0C51C">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firstLineChars="200"/>
        <w:jc w:val="left"/>
        <w:textAlignment w:val="auto"/>
        <w:rPr>
          <w:rFonts w:hint="eastAsia"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b w:val="0"/>
          <w:bCs w:val="0"/>
          <w:color w:val="auto"/>
          <w:sz w:val="32"/>
          <w:szCs w:val="32"/>
          <w:lang w:val="en-US" w:eastAsia="zh-CN"/>
        </w:rPr>
        <w:t>（四）原因分析</w:t>
      </w:r>
    </w:p>
    <w:p w14:paraId="6B3379BC">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底层设备原因</w:t>
      </w:r>
      <w:r>
        <w:rPr>
          <w:rFonts w:hint="eastAsia" w:ascii="仿宋_GB2312" w:hAnsi="仿宋_GB2312" w:eastAsia="仿宋_GB2312" w:cs="仿宋_GB2312"/>
          <w:b w:val="0"/>
          <w:color w:val="auto"/>
          <w:kern w:val="2"/>
          <w:sz w:val="32"/>
          <w:szCs w:val="32"/>
          <w:highlight w:val="none"/>
          <w:lang w:val="en-US" w:eastAsia="zh-CN" w:bidi="ar-SA"/>
        </w:rPr>
        <w:t>：硬件设备老化、电源模块故障、端口损坏、链路中断，或配置错误、配置未备份，导致设备不可用，云平台自身服务器、网络等底层硬件故障，组件版本迭代异常或配置错误，导致托管公共组件无法正常提供服务。</w:t>
      </w:r>
    </w:p>
    <w:p w14:paraId="15A417DB">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组件与设备自身缺陷</w:t>
      </w:r>
      <w:r>
        <w:rPr>
          <w:rFonts w:hint="eastAsia" w:ascii="仿宋_GB2312" w:hAnsi="仿宋_GB2312" w:eastAsia="仿宋_GB2312" w:cs="仿宋_GB2312"/>
          <w:b w:val="0"/>
          <w:color w:val="auto"/>
          <w:kern w:val="2"/>
          <w:sz w:val="32"/>
          <w:szCs w:val="32"/>
          <w:highlight w:val="none"/>
          <w:lang w:val="en-US" w:eastAsia="zh-CN" w:bidi="ar-SA"/>
        </w:rPr>
        <w:t>：托管公共组件存在设计漏洞、性能瓶颈，底层设备存在硬件质量问题，在高并发或特定场景下易出现故障。</w:t>
      </w:r>
    </w:p>
    <w:p w14:paraId="25FD39FC">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应用问题</w:t>
      </w:r>
      <w:r>
        <w:rPr>
          <w:rFonts w:hint="eastAsia" w:ascii="仿宋_GB2312" w:hAnsi="仿宋_GB2312" w:eastAsia="仿宋_GB2312" w:cs="仿宋_GB2312"/>
          <w:b w:val="0"/>
          <w:color w:val="auto"/>
          <w:kern w:val="2"/>
          <w:sz w:val="32"/>
          <w:szCs w:val="32"/>
          <w:highlight w:val="none"/>
          <w:lang w:val="en-US" w:eastAsia="zh-CN" w:bidi="ar-SA"/>
        </w:rPr>
        <w:t>：应用系统对底层设备的配置、使用不规范，或对托管公共组件的使用不符合联通云平台要求，触发故障。</w:t>
      </w:r>
    </w:p>
    <w:p w14:paraId="6EDB53EE">
      <w:pPr>
        <w:keepNext w:val="0"/>
        <w:keepLines w:val="0"/>
        <w:pageBreakBefore w:val="0"/>
        <w:widowControl/>
        <w:kinsoku/>
        <w:wordWrap/>
        <w:overflowPunct/>
        <w:topLinePunct w:val="0"/>
        <w:autoSpaceDE/>
        <w:autoSpaceDN/>
        <w:bidi w:val="0"/>
        <w:adjustRightInd/>
        <w:snapToGrid/>
        <w:spacing w:before="0" w:beforeLines="0" w:after="0" w:afterLines="0" w:line="360" w:lineRule="auto"/>
        <w:ind w:left="0" w:leftChars="0" w:firstLineChars="200"/>
        <w:jc w:val="left"/>
        <w:textAlignment w:val="auto"/>
        <w:rPr>
          <w:rFonts w:hint="eastAsia" w:ascii="仿宋_GB2312" w:hAnsi="仿宋_GB2312" w:eastAsia="仿宋_GB2312" w:cs="仿宋_GB2312"/>
          <w:b/>
          <w:bCs/>
          <w:color w:val="auto"/>
          <w:kern w:val="2"/>
          <w:sz w:val="32"/>
          <w:szCs w:val="32"/>
          <w:highlight w:val="none"/>
          <w:lang w:val="en-US" w:eastAsia="zh-CN" w:bidi="ar-SA"/>
        </w:rPr>
      </w:pPr>
      <w:r>
        <w:rPr>
          <w:rFonts w:hint="eastAsia" w:ascii="仿宋_GB2312" w:hAnsi="仿宋_GB2312" w:eastAsia="仿宋_GB2312" w:cs="仿宋_GB2312"/>
          <w:b/>
          <w:bCs/>
          <w:color w:val="auto"/>
          <w:sz w:val="32"/>
          <w:szCs w:val="32"/>
          <w:highlight w:val="none"/>
          <w:lang w:val="en-US" w:eastAsia="zh-CN"/>
        </w:rPr>
        <w:t>（五）故障处置</w:t>
      </w:r>
    </w:p>
    <w:p w14:paraId="1D5FDC08">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故障发现与初步确认</w:t>
      </w:r>
      <w:r>
        <w:rPr>
          <w:rFonts w:hint="eastAsia" w:ascii="仿宋_GB2312" w:hAnsi="仿宋_GB2312" w:eastAsia="仿宋_GB2312" w:cs="仿宋_GB2312"/>
          <w:b w:val="0"/>
          <w:color w:val="auto"/>
          <w:kern w:val="2"/>
          <w:sz w:val="32"/>
          <w:szCs w:val="32"/>
          <w:highlight w:val="none"/>
          <w:lang w:val="en-US" w:eastAsia="zh-CN" w:bidi="ar-SA"/>
        </w:rPr>
        <w:t>：运维人员监测到业务报错、网络中断、组件调用异常后，快速确认故障类型（底层网关不可用/托管公共组件底层硬件故障），核实故障范围，确认是否为系统自身使用、配置错误问题。</w:t>
      </w:r>
    </w:p>
    <w:p w14:paraId="5C5671BD">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紧急对接其他业务处室</w:t>
      </w:r>
      <w:r>
        <w:rPr>
          <w:rFonts w:hint="eastAsia" w:ascii="仿宋_GB2312" w:hAnsi="仿宋_GB2312" w:eastAsia="仿宋_GB2312" w:cs="仿宋_GB2312"/>
          <w:b w:val="0"/>
          <w:color w:val="auto"/>
          <w:kern w:val="2"/>
          <w:sz w:val="32"/>
          <w:szCs w:val="32"/>
          <w:highlight w:val="none"/>
          <w:lang w:val="en-US" w:eastAsia="zh-CN" w:bidi="ar-SA"/>
        </w:rPr>
        <w:t>：第一时间联系负责对接故障相关的业务处室，详细反馈故障类型、现象、影响范围及业务优先级，协调排查故障原因、推进故障修复。</w:t>
      </w:r>
    </w:p>
    <w:p w14:paraId="58292D0B">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业务应急管控</w:t>
      </w:r>
      <w:r>
        <w:rPr>
          <w:rFonts w:hint="eastAsia" w:ascii="仿宋_GB2312" w:hAnsi="仿宋_GB2312" w:eastAsia="仿宋_GB2312" w:cs="仿宋_GB2312"/>
          <w:b w:val="0"/>
          <w:color w:val="auto"/>
          <w:kern w:val="2"/>
          <w:sz w:val="32"/>
          <w:szCs w:val="32"/>
          <w:highlight w:val="none"/>
          <w:lang w:val="en-US" w:eastAsia="zh-CN" w:bidi="ar-SA"/>
        </w:rPr>
        <w:t>：在故障修复期间，暂停依赖相关基础设施的非核心业务，对核心业务采取临时降级、备用链路切换等措施，减少故障影响，同时实时监测故障变化。</w:t>
      </w:r>
    </w:p>
    <w:p w14:paraId="134075CC">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进度同步与用户沟通</w:t>
      </w:r>
      <w:r>
        <w:rPr>
          <w:rFonts w:hint="eastAsia" w:ascii="仿宋_GB2312" w:hAnsi="仿宋_GB2312" w:eastAsia="仿宋_GB2312" w:cs="仿宋_GB2312"/>
          <w:b w:val="0"/>
          <w:color w:val="auto"/>
          <w:kern w:val="2"/>
          <w:sz w:val="32"/>
          <w:szCs w:val="32"/>
          <w:highlight w:val="none"/>
          <w:lang w:val="en-US" w:eastAsia="zh-CN" w:bidi="ar-SA"/>
        </w:rPr>
        <w:t>：定期跟进故障修复进度，告知用户服务异常原因及预计恢复时间。</w:t>
      </w:r>
    </w:p>
    <w:p w14:paraId="56FFCC0B">
      <w:pPr>
        <w:keepNext w:val="0"/>
        <w:keepLines w:val="0"/>
        <w:pageBreakBefore w:val="0"/>
        <w:widowControl/>
        <w:suppressLineNumbers w:val="0"/>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b w:val="0"/>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故障恢复验证</w:t>
      </w:r>
      <w:r>
        <w:rPr>
          <w:rFonts w:hint="eastAsia" w:ascii="仿宋_GB2312" w:hAnsi="仿宋_GB2312" w:eastAsia="仿宋_GB2312" w:cs="仿宋_GB2312"/>
          <w:b w:val="0"/>
          <w:color w:val="auto"/>
          <w:kern w:val="2"/>
          <w:sz w:val="32"/>
          <w:szCs w:val="32"/>
          <w:highlight w:val="none"/>
          <w:lang w:val="en-US" w:eastAsia="zh-CN" w:bidi="ar-SA"/>
        </w:rPr>
        <w:t>：收到相关业务处室反馈故障修复完成后，立即分别测试底层设备连通性、数据转发功能，以及托管公共组件调用情况，验证依赖基础设施的所有业务是否恢复正常，确认无异常后，恢复业务正常运行。</w:t>
      </w:r>
    </w:p>
    <w:p w14:paraId="48EF4A37">
      <w:pPr>
        <w:keepNext w:val="0"/>
        <w:keepLines w:val="0"/>
        <w:pageBreakBefore w:val="0"/>
        <w:widowControl/>
        <w:kinsoku/>
        <w:wordWrap/>
        <w:overflowPunct/>
        <w:topLinePunct w:val="0"/>
        <w:autoSpaceDE/>
        <w:autoSpaceDN/>
        <w:bidi w:val="0"/>
        <w:adjustRightInd/>
        <w:snapToGrid/>
        <w:spacing w:line="360" w:lineRule="auto"/>
        <w:ind w:left="0" w:firstLine="643"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color w:val="auto"/>
          <w:kern w:val="2"/>
          <w:sz w:val="32"/>
          <w:szCs w:val="32"/>
          <w:highlight w:val="none"/>
          <w:lang w:val="en-US" w:eastAsia="zh-CN" w:bidi="ar-SA"/>
        </w:rPr>
        <w:t>复盘优化</w:t>
      </w:r>
      <w:r>
        <w:rPr>
          <w:rFonts w:hint="eastAsia" w:ascii="仿宋_GB2312" w:hAnsi="仿宋_GB2312" w:eastAsia="仿宋_GB2312" w:cs="仿宋_GB2312"/>
          <w:b w:val="0"/>
          <w:color w:val="auto"/>
          <w:kern w:val="2"/>
          <w:sz w:val="32"/>
          <w:szCs w:val="32"/>
          <w:highlight w:val="none"/>
          <w:lang w:val="en-US" w:eastAsia="zh-CN" w:bidi="ar-SA"/>
        </w:rPr>
        <w:t>：故障处置完成后，联合其他业务处室梳理故障原因，完善双方沟通响应流程，优化底层设备使用、配置规范及托管公共组件使用标准，建立常态化反馈机制，减少后续故障处置延迟。</w:t>
      </w:r>
    </w:p>
    <w:p w14:paraId="5019B96E">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outlineLvl w:val="2"/>
        <w:rPr>
          <w:rFonts w:hint="eastAsia" w:ascii="仿宋_GB2312" w:hAnsi="仿宋_GB2312" w:eastAsia="仿宋_GB2312" w:cs="仿宋_GB2312"/>
          <w:b/>
          <w:bCs/>
          <w:kern w:val="2"/>
          <w:sz w:val="32"/>
          <w:szCs w:val="32"/>
          <w:lang w:val="en-US" w:eastAsia="zh-CN" w:bidi="ar-SA"/>
        </w:rPr>
      </w:pPr>
      <w:bookmarkStart w:id="104" w:name="_Toc24495"/>
      <w:bookmarkStart w:id="105" w:name="_Toc30294"/>
      <w:r>
        <w:rPr>
          <w:rFonts w:hint="eastAsia" w:ascii="仿宋_GB2312" w:hAnsi="仿宋_GB2312" w:eastAsia="仿宋_GB2312" w:cs="仿宋_GB2312"/>
          <w:b/>
          <w:bCs/>
          <w:kern w:val="2"/>
          <w:sz w:val="32"/>
          <w:szCs w:val="32"/>
          <w:lang w:val="en-US" w:eastAsia="zh-CN" w:bidi="ar-SA"/>
        </w:rPr>
        <w:t>（二）网络信息安全</w:t>
      </w:r>
      <w:bookmarkEnd w:id="104"/>
      <w:bookmarkEnd w:id="105"/>
    </w:p>
    <w:p w14:paraId="0671624B">
      <w:pPr>
        <w:keepNext w:val="0"/>
        <w:keepLines w:val="0"/>
        <w:pageBreakBefore w:val="0"/>
        <w:widowControl/>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网络运营支撑系统可结合自身特点，参照《中国联通</w:t>
      </w:r>
      <w:r>
        <w:rPr>
          <w:rFonts w:hint="eastAsia" w:ascii="仿宋_GB2312" w:hAnsi="仿宋_GB2312" w:eastAsia="仿宋_GB2312" w:cs="仿宋_GB2312"/>
          <w:b w:val="0"/>
          <w:bCs w:val="0"/>
          <w:color w:val="auto"/>
          <w:sz w:val="32"/>
          <w:szCs w:val="32"/>
          <w:highlight w:val="none"/>
          <w:lang w:val="en-US" w:eastAsia="zh"/>
        </w:rPr>
        <w:t>通信网络应急预案</w:t>
      </w:r>
      <w:r>
        <w:rPr>
          <w:rFonts w:hint="eastAsia" w:ascii="仿宋_GB2312" w:hAnsi="仿宋_GB2312" w:eastAsia="仿宋_GB2312" w:cs="仿宋_GB2312"/>
          <w:b w:val="0"/>
          <w:bCs w:val="0"/>
          <w:color w:val="auto"/>
          <w:sz w:val="32"/>
          <w:szCs w:val="32"/>
          <w:highlight w:val="none"/>
          <w:lang w:val="en-US" w:eastAsia="zh-CN"/>
        </w:rPr>
        <w:t>-网络线网络与信息安全事件</w:t>
      </w:r>
      <w:r>
        <w:rPr>
          <w:rFonts w:hint="eastAsia" w:ascii="仿宋_GB2312" w:hAnsi="仿宋_GB2312" w:eastAsia="仿宋_GB2312" w:cs="仿宋_GB2312"/>
          <w:b w:val="0"/>
          <w:bCs w:val="0"/>
          <w:color w:val="auto"/>
          <w:sz w:val="32"/>
          <w:szCs w:val="32"/>
          <w:highlight w:val="none"/>
          <w:lang w:val="en-US" w:eastAsia="zh"/>
        </w:rPr>
        <w:t>分册</w:t>
      </w:r>
      <w:r>
        <w:rPr>
          <w:rFonts w:hint="eastAsia" w:ascii="仿宋_GB2312" w:hAnsi="仿宋_GB2312" w:eastAsia="仿宋_GB2312" w:cs="仿宋_GB2312"/>
          <w:b w:val="0"/>
          <w:bCs w:val="0"/>
          <w:color w:val="auto"/>
          <w:sz w:val="32"/>
          <w:szCs w:val="32"/>
          <w:highlight w:val="none"/>
          <w:lang w:val="en-US" w:eastAsia="zh-CN"/>
        </w:rPr>
        <w:t>》要求，结合以下典型场景，制定适配本系统的网络信息安全应急预案。</w:t>
      </w:r>
    </w:p>
    <w:p w14:paraId="47CB03B4">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1、恶意程序事件</w:t>
      </w:r>
    </w:p>
    <w:p w14:paraId="5DCC88B8">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场景一：勒索软件爆发事件</w:t>
      </w:r>
    </w:p>
    <w:p w14:paraId="5A6A501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（一）典型特征</w:t>
      </w:r>
    </w:p>
    <w:p w14:paraId="52E5DF0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bCs/>
          <w:snapToGrid/>
          <w:color w:val="000000"/>
          <w:kern w:val="2"/>
          <w:sz w:val="32"/>
          <w:szCs w:val="32"/>
          <w:shd w:val="clear" w:fill="FFFFFF"/>
          <w:lang w:val="en-US" w:eastAsia="zh-CN" w:bidi="ar"/>
        </w:rPr>
        <w:t>出现勒索弹窗信息或桌面出现勒索字样的文件或包含勒索信息的文本文件</w:t>
      </w:r>
      <w:r>
        <w:rPr>
          <w:rFonts w:hint="eastAsia" w:ascii="仿宋_GB2312" w:hAnsi="仿宋_GB2312" w:eastAsia="仿宋_GB2312" w:cs="仿宋_GB2312"/>
          <w:color w:val="auto"/>
          <w:sz w:val="32"/>
          <w:szCs w:val="32"/>
          <w:highlight w:val="none"/>
          <w:lang w:val="en-US" w:eastAsia="zh-CN"/>
        </w:rPr>
        <w:t xml:space="preserve"> </w:t>
      </w:r>
    </w:p>
    <w:p w14:paraId="0EBD531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2.系统出现异常进程、CPU/内存占用率突然飙升；</w:t>
      </w:r>
    </w:p>
    <w:p w14:paraId="58FF567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磁盘上出现大量加密文件，并伴有勒索提示信息；</w:t>
      </w:r>
    </w:p>
    <w:p w14:paraId="710A6A6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安全软件/EDR告警：检测到恶意进程、病毒文件或异常行为；</w:t>
      </w:r>
    </w:p>
    <w:p w14:paraId="6097184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账号异常登录、系统日志出现大量未知操作记录；</w:t>
      </w:r>
    </w:p>
    <w:p w14:paraId="679AC7B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6. </w:t>
      </w:r>
      <w:r>
        <w:rPr>
          <w:rFonts w:hint="eastAsia" w:ascii="仿宋_GB2312" w:hAnsi="仿宋_GB2312" w:eastAsia="仿宋_GB2312" w:cs="仿宋_GB2312"/>
          <w:bCs/>
          <w:snapToGrid/>
          <w:color w:val="000000"/>
          <w:kern w:val="2"/>
          <w:sz w:val="32"/>
          <w:szCs w:val="32"/>
          <w:shd w:val="clear" w:fill="FFFFFF"/>
          <w:lang w:val="en-US" w:eastAsia="zh-CN" w:bidi="ar"/>
        </w:rPr>
        <w:t>安全软件/EDR异常退出或被强制卸载、Windows的</w:t>
      </w:r>
      <w:r>
        <w:rPr>
          <w:rFonts w:hint="eastAsia" w:ascii="仿宋_GB2312" w:hAnsi="仿宋_GB2312" w:eastAsia="仿宋_GB2312" w:cs="仿宋_GB2312"/>
          <w:i w:val="0"/>
          <w:iCs w:val="0"/>
          <w:caps w:val="0"/>
          <w:snapToGrid/>
          <w:color w:val="333333"/>
          <w:spacing w:val="0"/>
          <w:kern w:val="2"/>
          <w:sz w:val="32"/>
          <w:szCs w:val="32"/>
          <w:shd w:val="clear" w:fill="FFFFFF"/>
          <w:lang w:val="en-US" w:eastAsia="zh-CN" w:bidi="ar"/>
        </w:rPr>
        <w:t>Defender、</w:t>
      </w:r>
      <w:r>
        <w:rPr>
          <w:rFonts w:hint="eastAsia" w:ascii="仿宋_GB2312" w:hAnsi="仿宋_GB2312" w:eastAsia="仿宋_GB2312" w:cs="仿宋_GB2312"/>
          <w:bCs/>
          <w:snapToGrid/>
          <w:color w:val="000000"/>
          <w:kern w:val="2"/>
          <w:sz w:val="32"/>
          <w:szCs w:val="32"/>
          <w:shd w:val="clear" w:fill="FFFFFF"/>
          <w:lang w:val="en-US" w:eastAsia="zh-CN" w:bidi="ar"/>
        </w:rPr>
        <w:t>防火墙等防护功能被禁用.</w:t>
      </w:r>
    </w:p>
    <w:p w14:paraId="0D00FDF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（二）业务影响</w:t>
      </w:r>
    </w:p>
    <w:p w14:paraId="3378B63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业务中断：核心应用因数据被加密或系统崩溃而无法启动。</w:t>
      </w:r>
    </w:p>
    <w:p w14:paraId="2994B28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数据丢失：勒索软件加密后，若未及时备份或解密失败，造成永久性数据丢失。</w:t>
      </w:r>
    </w:p>
    <w:p w14:paraId="31D36D7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数据泄露：部分病毒在加密前会窃取敏感数据并外传，可能导致用户隐私、商业机密泄露。</w:t>
      </w:r>
    </w:p>
    <w:p w14:paraId="4A7278E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横向蔓延：一台主机失陷后，攻击者以内网为跳板感染更多服务器或终端，扩大影响范围。</w:t>
      </w:r>
    </w:p>
    <w:p w14:paraId="02267C3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（三）运行指标及用户感知影响</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34"/>
        <w:gridCol w:w="2866"/>
        <w:gridCol w:w="3419"/>
      </w:tblGrid>
      <w:tr w14:paraId="1648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11" w:type="pct"/>
            <w:tcBorders>
              <w:top w:val="nil"/>
              <w:left w:val="nil"/>
              <w:bottom w:val="nil"/>
              <w:right w:val="nil"/>
            </w:tcBorders>
            <w:shd w:val="clear" w:color="auto" w:fill="auto"/>
            <w:vAlign w:val="center"/>
          </w:tcPr>
          <w:p w14:paraId="74227A3D">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运行指标</w:t>
            </w:r>
          </w:p>
        </w:tc>
        <w:tc>
          <w:tcPr>
            <w:tcW w:w="1682" w:type="pct"/>
            <w:tcBorders>
              <w:top w:val="nil"/>
              <w:left w:val="nil"/>
              <w:bottom w:val="nil"/>
              <w:right w:val="nil"/>
            </w:tcBorders>
            <w:shd w:val="clear" w:color="auto" w:fill="auto"/>
            <w:vAlign w:val="center"/>
          </w:tcPr>
          <w:p w14:paraId="1D6961F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异常表现</w:t>
            </w:r>
          </w:p>
        </w:tc>
        <w:tc>
          <w:tcPr>
            <w:tcW w:w="2006" w:type="pct"/>
            <w:tcBorders>
              <w:top w:val="nil"/>
              <w:left w:val="nil"/>
              <w:bottom w:val="nil"/>
              <w:right w:val="nil"/>
            </w:tcBorders>
            <w:shd w:val="clear" w:color="auto" w:fill="auto"/>
            <w:vAlign w:val="center"/>
          </w:tcPr>
          <w:p w14:paraId="01E85D40">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用户感知</w:t>
            </w:r>
          </w:p>
        </w:tc>
      </w:tr>
      <w:tr w14:paraId="7C432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11" w:type="pct"/>
            <w:tcBorders>
              <w:top w:val="nil"/>
              <w:left w:val="nil"/>
              <w:bottom w:val="nil"/>
              <w:right w:val="nil"/>
            </w:tcBorders>
            <w:shd w:val="clear" w:color="auto" w:fill="auto"/>
            <w:vAlign w:val="center"/>
          </w:tcPr>
          <w:p w14:paraId="5EDA83D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CPU使用率</w:t>
            </w:r>
          </w:p>
        </w:tc>
        <w:tc>
          <w:tcPr>
            <w:tcW w:w="1682" w:type="pct"/>
            <w:tcBorders>
              <w:top w:val="nil"/>
              <w:left w:val="nil"/>
              <w:bottom w:val="nil"/>
              <w:right w:val="nil"/>
            </w:tcBorders>
            <w:shd w:val="clear" w:color="auto" w:fill="auto"/>
            <w:vAlign w:val="center"/>
          </w:tcPr>
          <w:p w14:paraId="41DB49E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持续 &gt;90%（挖矿或加密计算）</w:t>
            </w:r>
          </w:p>
        </w:tc>
        <w:tc>
          <w:tcPr>
            <w:tcW w:w="2006" w:type="pct"/>
            <w:tcBorders>
              <w:top w:val="nil"/>
              <w:left w:val="nil"/>
              <w:bottom w:val="nil"/>
              <w:right w:val="nil"/>
            </w:tcBorders>
            <w:shd w:val="clear" w:color="auto" w:fill="auto"/>
            <w:vAlign w:val="center"/>
          </w:tcPr>
          <w:p w14:paraId="38C77C31">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业务处理缓慢，页面加载超时</w:t>
            </w:r>
          </w:p>
        </w:tc>
      </w:tr>
      <w:tr w14:paraId="6BC7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7" w:hRule="atLeast"/>
        </w:trPr>
        <w:tc>
          <w:tcPr>
            <w:tcW w:w="1311" w:type="pct"/>
            <w:tcBorders>
              <w:top w:val="nil"/>
              <w:left w:val="nil"/>
              <w:bottom w:val="nil"/>
              <w:right w:val="nil"/>
            </w:tcBorders>
            <w:shd w:val="clear" w:color="auto" w:fill="auto"/>
            <w:vAlign w:val="center"/>
          </w:tcPr>
          <w:p w14:paraId="099990E3">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磁盘I/O</w:t>
            </w:r>
          </w:p>
        </w:tc>
        <w:tc>
          <w:tcPr>
            <w:tcW w:w="1682" w:type="pct"/>
            <w:tcBorders>
              <w:top w:val="nil"/>
              <w:left w:val="nil"/>
              <w:bottom w:val="nil"/>
              <w:right w:val="nil"/>
            </w:tcBorders>
            <w:shd w:val="clear" w:color="auto" w:fill="auto"/>
            <w:vAlign w:val="center"/>
          </w:tcPr>
          <w:p w14:paraId="5258481E">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读写异常增高（大量文件被加密）</w:t>
            </w:r>
          </w:p>
        </w:tc>
        <w:tc>
          <w:tcPr>
            <w:tcW w:w="2006" w:type="pct"/>
            <w:tcBorders>
              <w:top w:val="nil"/>
              <w:left w:val="nil"/>
              <w:bottom w:val="nil"/>
              <w:right w:val="nil"/>
            </w:tcBorders>
            <w:shd w:val="clear" w:color="auto" w:fill="auto"/>
            <w:vAlign w:val="center"/>
          </w:tcPr>
          <w:p w14:paraId="552A86D4">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文件保存失败，数据库连接超时</w:t>
            </w:r>
          </w:p>
        </w:tc>
      </w:tr>
      <w:tr w14:paraId="00F5D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311" w:type="pct"/>
            <w:tcBorders>
              <w:top w:val="nil"/>
              <w:left w:val="nil"/>
              <w:bottom w:val="nil"/>
              <w:right w:val="nil"/>
            </w:tcBorders>
            <w:shd w:val="clear" w:color="auto" w:fill="auto"/>
            <w:vAlign w:val="center"/>
          </w:tcPr>
          <w:p w14:paraId="06DCADD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网络出向流量</w:t>
            </w:r>
          </w:p>
        </w:tc>
        <w:tc>
          <w:tcPr>
            <w:tcW w:w="1682" w:type="pct"/>
            <w:tcBorders>
              <w:top w:val="nil"/>
              <w:left w:val="nil"/>
              <w:bottom w:val="nil"/>
              <w:right w:val="nil"/>
            </w:tcBorders>
            <w:shd w:val="clear" w:color="auto" w:fill="auto"/>
            <w:vAlign w:val="center"/>
          </w:tcPr>
          <w:p w14:paraId="06A9FD15">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突增且指向异常IP</w:t>
            </w:r>
          </w:p>
        </w:tc>
        <w:tc>
          <w:tcPr>
            <w:tcW w:w="2006" w:type="pct"/>
            <w:tcBorders>
              <w:top w:val="nil"/>
              <w:left w:val="nil"/>
              <w:bottom w:val="nil"/>
              <w:right w:val="nil"/>
            </w:tcBorders>
            <w:shd w:val="clear" w:color="auto" w:fill="auto"/>
            <w:vAlign w:val="center"/>
          </w:tcPr>
          <w:p w14:paraId="0BC8ABBC">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无明显感知，但后续可能发生数据泄露</w:t>
            </w:r>
          </w:p>
        </w:tc>
      </w:tr>
      <w:tr w14:paraId="344E1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11" w:type="pct"/>
            <w:tcBorders>
              <w:top w:val="nil"/>
              <w:left w:val="nil"/>
              <w:bottom w:val="nil"/>
              <w:right w:val="nil"/>
            </w:tcBorders>
            <w:shd w:val="clear" w:color="auto" w:fill="auto"/>
            <w:vAlign w:val="center"/>
          </w:tcPr>
          <w:p w14:paraId="2A56DC6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文件变更速率</w:t>
            </w:r>
          </w:p>
        </w:tc>
        <w:tc>
          <w:tcPr>
            <w:tcW w:w="1682" w:type="pct"/>
            <w:tcBorders>
              <w:top w:val="nil"/>
              <w:left w:val="nil"/>
              <w:bottom w:val="nil"/>
              <w:right w:val="nil"/>
            </w:tcBorders>
            <w:shd w:val="clear" w:color="auto" w:fill="auto"/>
            <w:vAlign w:val="center"/>
          </w:tcPr>
          <w:p w14:paraId="7C3D3C3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短时间内大量文件被修改或重命名</w:t>
            </w:r>
          </w:p>
        </w:tc>
        <w:tc>
          <w:tcPr>
            <w:tcW w:w="2006" w:type="pct"/>
            <w:tcBorders>
              <w:top w:val="nil"/>
              <w:left w:val="nil"/>
              <w:bottom w:val="nil"/>
              <w:right w:val="nil"/>
            </w:tcBorders>
            <w:shd w:val="clear" w:color="auto" w:fill="auto"/>
            <w:vAlign w:val="center"/>
          </w:tcPr>
          <w:p w14:paraId="14B1187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用户打开文件报错，提示“无法读取”</w:t>
            </w:r>
          </w:p>
        </w:tc>
      </w:tr>
      <w:tr w14:paraId="534B9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11" w:type="pct"/>
            <w:tcBorders>
              <w:top w:val="nil"/>
              <w:left w:val="nil"/>
              <w:bottom w:val="nil"/>
              <w:right w:val="nil"/>
            </w:tcBorders>
            <w:shd w:val="clear" w:color="auto" w:fill="auto"/>
            <w:vAlign w:val="center"/>
          </w:tcPr>
          <w:p w14:paraId="5BCE6B9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系统日志</w:t>
            </w:r>
          </w:p>
        </w:tc>
        <w:tc>
          <w:tcPr>
            <w:tcW w:w="1682" w:type="pct"/>
            <w:tcBorders>
              <w:top w:val="nil"/>
              <w:left w:val="nil"/>
              <w:bottom w:val="nil"/>
              <w:right w:val="nil"/>
            </w:tcBorders>
            <w:shd w:val="clear" w:color="auto" w:fill="auto"/>
            <w:vAlign w:val="center"/>
          </w:tcPr>
          <w:p w14:paraId="13BEF008">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安全日志、登录日志被清空或停止记录</w:t>
            </w:r>
          </w:p>
        </w:tc>
        <w:tc>
          <w:tcPr>
            <w:tcW w:w="2006" w:type="pct"/>
            <w:tcBorders>
              <w:top w:val="nil"/>
              <w:left w:val="nil"/>
              <w:bottom w:val="nil"/>
              <w:right w:val="nil"/>
            </w:tcBorders>
            <w:shd w:val="clear" w:color="auto" w:fill="auto"/>
            <w:vAlign w:val="center"/>
          </w:tcPr>
          <w:p w14:paraId="35A6B33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无直接感知，但排查困难</w:t>
            </w:r>
          </w:p>
        </w:tc>
      </w:tr>
      <w:tr w14:paraId="19C2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11" w:type="pct"/>
            <w:tcBorders>
              <w:top w:val="nil"/>
              <w:left w:val="nil"/>
              <w:bottom w:val="nil"/>
              <w:right w:val="nil"/>
            </w:tcBorders>
            <w:shd w:val="clear" w:color="auto" w:fill="auto"/>
            <w:vAlign w:val="center"/>
          </w:tcPr>
          <w:p w14:paraId="62DFABA8">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杀毒/HIDS状态</w:t>
            </w:r>
          </w:p>
        </w:tc>
        <w:tc>
          <w:tcPr>
            <w:tcW w:w="1682" w:type="pct"/>
            <w:tcBorders>
              <w:top w:val="nil"/>
              <w:left w:val="nil"/>
              <w:bottom w:val="nil"/>
              <w:right w:val="nil"/>
            </w:tcBorders>
            <w:shd w:val="clear" w:color="auto" w:fill="auto"/>
            <w:vAlign w:val="center"/>
          </w:tcPr>
          <w:p w14:paraId="6EEBDBB4">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进程消失或服务异常停止</w:t>
            </w:r>
          </w:p>
        </w:tc>
        <w:tc>
          <w:tcPr>
            <w:tcW w:w="2006" w:type="pct"/>
            <w:tcBorders>
              <w:top w:val="nil"/>
              <w:left w:val="nil"/>
              <w:bottom w:val="nil"/>
              <w:right w:val="nil"/>
            </w:tcBorders>
            <w:shd w:val="clear" w:color="auto" w:fill="auto"/>
            <w:vAlign w:val="center"/>
          </w:tcPr>
          <w:p w14:paraId="73D177F4">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无感知，但防御能力丧失</w:t>
            </w:r>
          </w:p>
        </w:tc>
      </w:tr>
      <w:tr w14:paraId="6F7CB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 w:hRule="atLeast"/>
        </w:trPr>
        <w:tc>
          <w:tcPr>
            <w:tcW w:w="1311" w:type="pct"/>
            <w:tcBorders>
              <w:top w:val="nil"/>
              <w:left w:val="nil"/>
              <w:bottom w:val="nil"/>
              <w:right w:val="nil"/>
            </w:tcBorders>
            <w:shd w:val="clear" w:color="auto" w:fill="auto"/>
            <w:vAlign w:val="center"/>
          </w:tcPr>
          <w:p w14:paraId="679688EE">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用户访问</w:t>
            </w:r>
          </w:p>
        </w:tc>
        <w:tc>
          <w:tcPr>
            <w:tcW w:w="1682" w:type="pct"/>
            <w:tcBorders>
              <w:top w:val="nil"/>
              <w:left w:val="nil"/>
              <w:bottom w:val="nil"/>
              <w:right w:val="nil"/>
            </w:tcBorders>
            <w:shd w:val="clear" w:color="auto" w:fill="auto"/>
            <w:vAlign w:val="center"/>
          </w:tcPr>
          <w:p w14:paraId="7854917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业务页面弹出勒索信息或无法正常显示</w:t>
            </w:r>
          </w:p>
        </w:tc>
        <w:tc>
          <w:tcPr>
            <w:tcW w:w="2006" w:type="pct"/>
            <w:tcBorders>
              <w:top w:val="nil"/>
              <w:left w:val="nil"/>
              <w:bottom w:val="nil"/>
              <w:right w:val="nil"/>
            </w:tcBorders>
            <w:shd w:val="clear" w:color="auto" w:fill="auto"/>
            <w:vAlign w:val="center"/>
          </w:tcPr>
          <w:p w14:paraId="468443C4">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用户看到赎金要求，无法使用服务</w:t>
            </w:r>
          </w:p>
        </w:tc>
      </w:tr>
    </w:tbl>
    <w:p w14:paraId="74CB6D5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（四）原因分析</w:t>
      </w:r>
    </w:p>
    <w:p w14:paraId="146B225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外部入侵：攻击者通过漏洞（如未打补丁的Web应用、SSH弱口令、RDP爆破）获得主机权限后投放勒索软件。</w:t>
      </w:r>
    </w:p>
    <w:p w14:paraId="7AF0974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钓鱼与恶意附件：员工或运维人员打开含有宏病毒的文档、恶意链接，导致初始感染。</w:t>
      </w:r>
    </w:p>
    <w:p w14:paraId="0EB9815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供应链感染：从非官方源下载的软件镜像、依赖包、容器镜像中被植入后门。</w:t>
      </w:r>
    </w:p>
    <w:p w14:paraId="3320652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弱口令与权限滥用：使用默认密码、共享账号，且未启用多因素认证，攻击者可轻易登录并执行恶意文件。</w:t>
      </w:r>
    </w:p>
    <w:p w14:paraId="126E535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未限制的上传文件接口：对上传文件接口未做限制，导致攻击者上传恶意程序。</w:t>
      </w:r>
    </w:p>
    <w:p w14:paraId="01E3C3C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未隔离的网络环境：内网缺乏隔离，一旦某台主机失陷，可快速横向渗透。</w:t>
      </w:r>
    </w:p>
    <w:p w14:paraId="29DF3AB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安全软件缺失或配置不当：未安装杀毒/EDR，或实时监控被手动关闭，且未定期扫描。</w:t>
      </w:r>
    </w:p>
    <w:p w14:paraId="7EA92C5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（五）故障处置</w:t>
      </w:r>
    </w:p>
    <w:p w14:paraId="54F9454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第一步：发现与上报</w:t>
      </w:r>
    </w:p>
    <w:p w14:paraId="49094D5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维护人员或安全监测系统发现异常后，立即上报中心安全主管；</w:t>
      </w:r>
    </w:p>
    <w:p w14:paraId="258FCB0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安全主管上报中心领导及信息安全部SOC，启动应急处置流程；</w:t>
      </w:r>
    </w:p>
    <w:p w14:paraId="3A32ADE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初步判断感染范围（单台/局部区域/全网）。</w:t>
      </w:r>
    </w:p>
    <w:p w14:paraId="1EF1B35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第二步：控制事态（隔离）</w:t>
      </w:r>
    </w:p>
    <w:p w14:paraId="71A6CCE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单台主机：立即断开该主机网络连接（拔网线或禁用网卡），对主机开展全盘查杀；</w:t>
      </w:r>
    </w:p>
    <w:p w14:paraId="680C079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局部区域：断开受感染区域的交换机网络连接，隔离感染区域，对区域内所有主机开展查杀；</w:t>
      </w:r>
    </w:p>
    <w:p w14:paraId="5A9C191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全网蔓延：断开所有交换机与互联网的连接，在业务可承受范围内实施全网隔离，对所有主机开展查杀；</w:t>
      </w:r>
    </w:p>
    <w:p w14:paraId="6979D99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具体操作要点：</w:t>
      </w:r>
    </w:p>
    <w:p w14:paraId="5ED49BD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切断外联：立即断开受感染主机与网络的连接，防止病毒/木马通过网络进一步扩散；</w:t>
      </w:r>
    </w:p>
    <w:p w14:paraId="2F93F18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禁用高危端口：在防火墙临时封堵常见病毒传播端口（如445/SMB、3389/RDP等）；</w:t>
      </w:r>
    </w:p>
    <w:p w14:paraId="6886F8C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关闭C&amp;C连接：在边界防火墙封堵恶意外联IP/域名；</w:t>
      </w:r>
    </w:p>
    <w:p w14:paraId="32A5414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暂停相关服务：如受感染设备承载关键业务，协调启用备用设备接管。</w:t>
      </w:r>
    </w:p>
    <w:p w14:paraId="07C022F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第三步：查杀与根除</w:t>
      </w:r>
    </w:p>
    <w:p w14:paraId="5992D96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使用最新病毒库对受感染主机进行全盘扫描查杀；</w:t>
      </w:r>
    </w:p>
    <w:p w14:paraId="131654E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勒索软件场景：优先从备份恢复数据；</w:t>
      </w:r>
    </w:p>
    <w:p w14:paraId="4D8B7B9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清除发现的病毒文件、恶意进程、启动项、计划任务；</w:t>
      </w:r>
    </w:p>
    <w:p w14:paraId="22F4AD7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对于深度感染（文件系统已被破坏）：备份关键数据→格式化分区→重装操作系统→从干净备份恢复数据；</w:t>
      </w:r>
    </w:p>
    <w:p w14:paraId="3B76558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修补系统漏洞，防止重复感染；</w:t>
      </w:r>
    </w:p>
    <w:p w14:paraId="0122F4C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6. 更新所有账号密码（含系统账号、管理账号）。</w:t>
      </w:r>
    </w:p>
    <w:p w14:paraId="2469642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第四步：业务恢复</w:t>
      </w:r>
    </w:p>
    <w:p w14:paraId="5A60676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从最近的有效备份中恢复数据及业务；</w:t>
      </w:r>
    </w:p>
    <w:p w14:paraId="52061FE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在隔离环境中验证恢复后系统的完整性和安全性；</w:t>
      </w:r>
    </w:p>
    <w:p w14:paraId="1920CC5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确认无残留恶意程序后，逐步接入网络恢复业务；</w:t>
      </w:r>
    </w:p>
    <w:p w14:paraId="214FBEC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加强监控，持续观察系统行为。</w:t>
      </w:r>
    </w:p>
    <w:p w14:paraId="3D7F98B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第五步：证据留存</w:t>
      </w:r>
    </w:p>
    <w:p w14:paraId="32D83FC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保留受感染主机的内存镜像、系统日志、恶意样本；</w:t>
      </w:r>
    </w:p>
    <w:p w14:paraId="0E0B4E1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记录病毒传播路径、感染时间线及影响范围。</w:t>
      </w:r>
    </w:p>
    <w:p w14:paraId="0CF3C0F5">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2、网络攻击事件</w:t>
      </w:r>
    </w:p>
    <w:p w14:paraId="373F19AB">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场景一：</w:t>
      </w:r>
      <w:r>
        <w:rPr>
          <w:rFonts w:hint="eastAsia" w:ascii="仿宋_GB2312" w:hAnsi="仿宋_GB2312" w:eastAsia="仿宋_GB2312" w:cs="仿宋_GB2312"/>
          <w:b/>
        </w:rPr>
        <w:t>DDoS攻击事件</w:t>
      </w:r>
    </w:p>
    <w:p w14:paraId="789A796B">
      <w:pPr>
        <w:keepNext w:val="0"/>
        <w:keepLines w:val="0"/>
        <w:widowControl/>
        <w:ind w:firstLine="643"/>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（一）典型特征</w:t>
      </w:r>
    </w:p>
    <w:p w14:paraId="2721ACFC">
      <w:pPr>
        <w:keepNext w:val="0"/>
        <w:keepLines w:val="0"/>
        <w:pageBreakBefore w:val="0"/>
        <w:widowControl/>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服务中断：用户完全无法访问网站、应用程序或特定功能，例如页面加载失败、连接被拒绝。</w:t>
      </w:r>
    </w:p>
    <w:p w14:paraId="07D5B01A">
      <w:pPr>
        <w:keepNext w:val="0"/>
        <w:keepLines w:val="0"/>
        <w:pageBreakBefore w:val="0"/>
        <w:widowControl/>
        <w:kinsoku/>
        <w:wordWrap/>
        <w:overflowPunct/>
        <w:topLinePunct w:val="0"/>
        <w:autoSpaceDE/>
        <w:autoSpaceDN/>
        <w:bidi w:val="0"/>
        <w:adjustRightInd/>
        <w:snapToGrid/>
        <w:spacing w:line="360" w:lineRule="auto"/>
        <w:ind w:left="0" w:firstLine="640" w:firstLineChars="200"/>
        <w:jc w:val="left"/>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性能严重降级：服务虽未完全中断，但响应时间极长，操作频繁超时，用户体验极差。</w:t>
      </w:r>
    </w:p>
    <w:p w14:paraId="6C48029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错误响应：服务器返回明确的错误代码，如503ServiceUnavailable，表明服务器暂时无法处理请求。</w:t>
      </w:r>
    </w:p>
    <w:p w14:paraId="5B0A8B0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资源耗尽：服务器的CPU、内存、带宽或数据库连接池等关键资源使用率达到极限，无法处理新的请求。</w:t>
      </w:r>
    </w:p>
    <w:p w14:paraId="31919E34">
      <w:pPr>
        <w:keepNext w:val="0"/>
        <w:keepLines w:val="0"/>
        <w:widowControl/>
        <w:ind w:firstLine="643"/>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（二）业务影响</w:t>
      </w:r>
    </w:p>
    <w:p w14:paraId="472A7CE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服务可用性破坏会对业务造成多层面的严重冲击：</w:t>
      </w:r>
    </w:p>
    <w:p w14:paraId="2B9CFA6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生产力下降：内部员工无法访问系统，导致工作效率降低，业务流程停滞。</w:t>
      </w:r>
    </w:p>
    <w:p w14:paraId="65D08E0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数据安全风险：系统故障可能暴露安全漏洞，为黑客攻击、数据泄露或数据损坏提供可乘之机。</w:t>
      </w:r>
    </w:p>
    <w:p w14:paraId="6DD8653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运营成本增加：需要投入额外的人力进行紧急修复、故障排查，并可能因服务等级协议（SLA）违约而产生赔偿。</w:t>
      </w:r>
    </w:p>
    <w:p w14:paraId="0BF937D0">
      <w:pPr>
        <w:keepNext w:val="0"/>
        <w:keepLines w:val="0"/>
        <w:widowControl/>
        <w:ind w:firstLine="643"/>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（三）运行指标及用户感知影响</w:t>
      </w:r>
    </w:p>
    <w:p w14:paraId="1C56099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CPU/内存使用率：持续飙升至90%以上，甚至达到100%。</w:t>
      </w:r>
    </w:p>
    <w:p w14:paraId="27A3DAD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网络I/O：入站或出站流量异常激增，远超正常水平。</w:t>
      </w:r>
    </w:p>
    <w:p w14:paraId="4F1A7F5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错误日志：系统日志中大量出现“Connectionrefused”、“Toomanyconnections”、“OutofMemory(OOM)”等错误信息。</w:t>
      </w:r>
    </w:p>
    <w:p w14:paraId="4D37A99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请求延迟与失败率：API接口的平均响应时间（RT）急剧增加，HTTP5xx错误码的比例显著升高。</w:t>
      </w:r>
    </w:p>
    <w:p w14:paraId="6715561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用户感知：</w:t>
      </w:r>
    </w:p>
    <w:p w14:paraId="5347E23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用户访问网站或App时，页面长时间加载后显示错误或白屏。</w:t>
      </w:r>
    </w:p>
    <w:p w14:paraId="502BD1F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应用频繁卡顿、无响应，甚至直接崩溃退出。</w:t>
      </w:r>
    </w:p>
    <w:p w14:paraId="60C3EF82">
      <w:pPr>
        <w:keepNext w:val="0"/>
        <w:keepLines w:val="0"/>
        <w:widowControl/>
        <w:ind w:firstLine="643"/>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（四）原因分析</w:t>
      </w:r>
    </w:p>
    <w:p w14:paraId="419596D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导致服务可用性破坏的原因多样，主要可分为以下几类：</w:t>
      </w:r>
    </w:p>
    <w:p w14:paraId="553B2FB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恶意攻击：以分布式拒绝服务（DDoS）攻击为代表，攻击者利用僵尸网络向目标服务器发送海量无效请求，耗尽其资源，使其无法为正常用户提供服务。</w:t>
      </w:r>
    </w:p>
    <w:p w14:paraId="0A2EF40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流量激增：在活动、热点新闻等场景下，瞬时并发流量远超系统设计容量，导致服务过载、节点宕机。</w:t>
      </w:r>
    </w:p>
    <w:p w14:paraId="13A568A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硬件故障：服务器电源、硬盘、内存等物理组件损坏，或数据中心发生断电、火灾、洪水等自然灾害。</w:t>
      </w:r>
    </w:p>
    <w:p w14:paraId="6A7C825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软件缺陷：操作系统崩溃、应用程序代码存在Bug（如内存泄漏、死循环）、配置错误（如线程池过小、数据库连接池耗尽）等。</w:t>
      </w:r>
    </w:p>
    <w:p w14:paraId="7B6F8B6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人为失误：运维人员的错误操作，如误删关键文件、执行了错误的配置变更或发布了有问题的代码版本。</w:t>
      </w:r>
    </w:p>
    <w:p w14:paraId="013B205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依赖服务故障：系统所依赖的第三方服务（如短信服务、数据库）出现故障，引发连锁反应，导致自身服务不可用。</w:t>
      </w:r>
    </w:p>
    <w:p w14:paraId="27AB0D06">
      <w:pPr>
        <w:keepNext w:val="0"/>
        <w:keepLines w:val="0"/>
        <w:widowControl/>
        <w:ind w:firstLine="643"/>
        <w:rPr>
          <w:rFonts w:hint="eastAsia" w:ascii="仿宋_GB2312" w:hAnsi="仿宋_GB2312" w:eastAsia="仿宋_GB2312" w:cs="仿宋_GB2312"/>
          <w:b w:val="0"/>
          <w:bCs w:val="0"/>
          <w:color w:val="auto"/>
          <w:sz w:val="32"/>
          <w:szCs w:val="32"/>
          <w:highlight w:val="none"/>
          <w:lang w:val="en-US" w:eastAsia="zh-CN"/>
        </w:rPr>
      </w:pPr>
      <w:r>
        <w:rPr>
          <w:rFonts w:hint="eastAsia" w:ascii="仿宋_GB2312" w:hAnsi="仿宋_GB2312" w:eastAsia="仿宋_GB2312" w:cs="仿宋_GB2312"/>
          <w:b w:val="0"/>
          <w:bCs w:val="0"/>
          <w:color w:val="auto"/>
          <w:sz w:val="32"/>
          <w:szCs w:val="32"/>
          <w:highlight w:val="none"/>
          <w:lang w:val="en-US" w:eastAsia="zh-CN"/>
        </w:rPr>
        <w:t>（五）故障处置</w:t>
      </w:r>
    </w:p>
    <w:p w14:paraId="251CF2B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第一阶段：紧急恢复</w:t>
      </w:r>
    </w:p>
    <w:p w14:paraId="2A01457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此阶段的目标是尽快恢复核心业务，而非彻底解决问题。</w:t>
      </w:r>
    </w:p>
    <w:p w14:paraId="08A303E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流量切换/降级：将用户流量从故障节点切换到健康的备用节点或数据中心。如果问题由特定非核心功能引起，可暂时关闭该功能（服务降级）以保全核心链路。</w:t>
      </w:r>
    </w:p>
    <w:p w14:paraId="46D97E6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服务重启：对于因内存溢出（OOM）或进程僵死导致的问题，快速重启相关服务实例，使其暂时恢复正常。</w:t>
      </w:r>
    </w:p>
    <w:p w14:paraId="594C537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扩容：如果确认是资源不足导致，立即增加服务器实例或提升资源配置，以应对当前负载。</w:t>
      </w:r>
    </w:p>
    <w:p w14:paraId="3627847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限流：对入口流量进行限制，拒绝超出系统处理能力的请求，防止系统被彻底压垮。</w:t>
      </w:r>
    </w:p>
    <w:p w14:paraId="3184C63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第二阶段：定位根因</w:t>
      </w:r>
    </w:p>
    <w:p w14:paraId="1461D0A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在业务基本恢复后，需要深入分析，找到问题的根本原因。</w:t>
      </w:r>
    </w:p>
    <w:p w14:paraId="67067E0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现象定位：收集用户反馈和监控告警信息，确认故障的具体表现和影响范围。</w:t>
      </w:r>
    </w:p>
    <w:p w14:paraId="1DB25B6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指标分析：检查故障发生时间点的CPU、内存、网络、磁盘I/O等监控图表，寻找异常波动的指标。</w:t>
      </w:r>
    </w:p>
    <w:p w14:paraId="3A7354A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日志排查：分析应用日志、系统日志和访问日志，查找错误堆栈、异常请求等信息，这是定位根因最直接的证据。</w:t>
      </w:r>
    </w:p>
    <w:p w14:paraId="1DFDDDE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链路追踪：对于微服务架构，通过调用链追踪工具，定位是哪个下游服务或环节出现了瓶颈或故障。</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161"/>
        <w:gridCol w:w="2133"/>
        <w:gridCol w:w="3225"/>
      </w:tblGrid>
      <w:tr w14:paraId="781AB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EA7D6">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操作步骤</w:t>
            </w:r>
          </w:p>
        </w:tc>
        <w:tc>
          <w:tcPr>
            <w:tcW w:w="1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4C7F1">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风险</w:t>
            </w:r>
          </w:p>
        </w:tc>
        <w:tc>
          <w:tcPr>
            <w:tcW w:w="18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5995F">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处置措施</w:t>
            </w:r>
          </w:p>
        </w:tc>
      </w:tr>
      <w:tr w14:paraId="4A5B9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A69B7">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核查系统日志（/var/log）、</w:t>
            </w:r>
          </w:p>
          <w:p w14:paraId="63EA9110">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Web日志（access.log）、</w:t>
            </w:r>
          </w:p>
          <w:p w14:paraId="626DFEF8">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安全设备日志</w:t>
            </w:r>
          </w:p>
        </w:tc>
        <w:tc>
          <w:tcPr>
            <w:tcW w:w="12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F44E1B">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日志被篡改风险：攻击者可能已清除或修改日志以掩盖踪迹。</w:t>
            </w:r>
          </w:p>
        </w:tc>
        <w:tc>
          <w:tcPr>
            <w:tcW w:w="18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3A135E">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日志完整性校验：使用哈希值（SHA256）比对日志文件。</w:t>
            </w:r>
          </w:p>
          <w:p w14:paraId="0A7D1E1B">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集中式存储：依赖SIEM或ELK系统，确保日志已实时同步至独立服务器</w:t>
            </w:r>
          </w:p>
        </w:tc>
      </w:tr>
      <w:tr w14:paraId="3DDF7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501C3">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检查异常进程（top/ps）、</w:t>
            </w:r>
          </w:p>
          <w:p w14:paraId="366097B2">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隐藏文件（ls-a）、</w:t>
            </w:r>
          </w:p>
          <w:p w14:paraId="30BFC2E8">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定时任务（crontab）</w:t>
            </w:r>
          </w:p>
        </w:tc>
        <w:tc>
          <w:tcPr>
            <w:tcW w:w="12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BFD630">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误删系统文件：在清理恶意文件时误删系统关键库文件导致系统崩溃。</w:t>
            </w:r>
          </w:p>
        </w:tc>
        <w:tc>
          <w:tcPr>
            <w:tcW w:w="18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382EF">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白名单机制：仅保留已知可信的进程和文件。</w:t>
            </w:r>
          </w:p>
          <w:p w14:paraId="665A2C3E">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隔离环境分析：将可疑文件提取至沙箱环境分析，而非直接在生产环境运行。</w:t>
            </w:r>
          </w:p>
        </w:tc>
      </w:tr>
      <w:tr w14:paraId="1AF3F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C7B47">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抓取数据包（tcpdump/Wireshark），分析源IP、协议类型及Payload</w:t>
            </w:r>
          </w:p>
        </w:tc>
        <w:tc>
          <w:tcPr>
            <w:tcW w:w="12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1290D1">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隐私泄露风险：抓包可能包含用户敏感信息（密码、Token）。</w:t>
            </w:r>
          </w:p>
        </w:tc>
        <w:tc>
          <w:tcPr>
            <w:tcW w:w="18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6F9DC">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脱敏处理：分析完成后立即对包含敏感信息的日志进行脱敏或加密存储。</w:t>
            </w:r>
          </w:p>
          <w:p w14:paraId="028C196B">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最小化抓包：仅抓取头部信息或特定端口的流量。</w:t>
            </w:r>
          </w:p>
        </w:tc>
      </w:tr>
      <w:tr w14:paraId="75FB5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F93E7">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打补丁、修改配置、删除恶意账号</w:t>
            </w:r>
          </w:p>
        </w:tc>
        <w:tc>
          <w:tcPr>
            <w:tcW w:w="12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CC4AC5">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二次故障风险：错误的补丁或配置可能导致服务无法启动（如配置文件语法错误）。</w:t>
            </w:r>
          </w:p>
        </w:tc>
        <w:tc>
          <w:tcPr>
            <w:tcW w:w="18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25C26">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回滚机制：操作前必须备份原文件和配置，确保可一键回滚。</w:t>
            </w:r>
          </w:p>
          <w:p w14:paraId="3CF7D121">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灰度验证：先在非核心节点验证修复方案，确认无误后再全量推广。</w:t>
            </w:r>
          </w:p>
        </w:tc>
      </w:tr>
      <w:tr w14:paraId="6C092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8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DDC8C">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从备份中恢复数据库或文件系统</w:t>
            </w:r>
          </w:p>
        </w:tc>
        <w:tc>
          <w:tcPr>
            <w:tcW w:w="12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692A54">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数据覆盖/丢失：恢复旧备份可能覆盖故障期间产生的新业务数据。</w:t>
            </w:r>
          </w:p>
        </w:tc>
        <w:tc>
          <w:tcPr>
            <w:tcW w:w="18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2A306E">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差异恢复：先恢复全量备份，再重放故障前的Binlog/增量日志。</w:t>
            </w:r>
          </w:p>
          <w:p w14:paraId="6F6C3471">
            <w:pPr>
              <w:keepNext w:val="0"/>
              <w:keepLines w:val="0"/>
              <w:pageBreakBefore w:val="0"/>
              <w:widowControl w:val="0"/>
              <w:tabs>
                <w:tab w:val="left" w:pos="720"/>
              </w:tabs>
              <w:kinsoku/>
              <w:wordWrap/>
              <w:overflowPunct/>
              <w:topLinePunct w:val="0"/>
              <w:autoSpaceDE/>
              <w:autoSpaceDN/>
              <w:bidi w:val="0"/>
              <w:adjustRightInd/>
              <w:snapToGrid w:val="0"/>
              <w:spacing w:line="240" w:lineRule="auto"/>
              <w:ind w:left="0" w:firstLine="0"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隔离恢复：先在备用环境恢复验证数据完整性，再切换至生产环境。</w:t>
            </w:r>
          </w:p>
        </w:tc>
      </w:tr>
    </w:tbl>
    <w:p w14:paraId="47D7C1D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操作风险评估与风险处置</w:t>
      </w:r>
    </w:p>
    <w:p w14:paraId="14EBA48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故障闭环</w:t>
      </w:r>
    </w:p>
    <w:p w14:paraId="573BB17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故障解决后，必须进行复盘，形成闭环，防止同类问题再次发生。</w:t>
      </w:r>
    </w:p>
    <w:p w14:paraId="6EBB131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撰写复盘报告：详细记录故障时间线、根因、影响、处理过程和后续改进措施。</w:t>
      </w:r>
    </w:p>
    <w:p w14:paraId="1159C96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制定改进项：针对根因，制定具体的技术优化（如代码修复、架构升级）和流程改进（如完善监控、优化应急预案）措施。</w:t>
      </w:r>
    </w:p>
    <w:p w14:paraId="305A12C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跟进与验收：明确各项改进措施的责任人和完成时间，并定期跟进验收，确保所有措施落地执行</w:t>
      </w:r>
    </w:p>
    <w:p w14:paraId="5D75D37B">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场景二：网页篡改事件</w:t>
      </w:r>
    </w:p>
    <w:p w14:paraId="0689239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（一）典型特征</w:t>
      </w:r>
    </w:p>
    <w:p w14:paraId="0BBDCC3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1.数1.网站主页或内页内容出现非法信息、赌博/色情链接、政治敏感文字或恶意图片；</w:t>
      </w:r>
    </w:p>
    <w:p w14:paraId="0A7FAC2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2.网站源文件（HTML/JS/CSS/PHP等）被替换，文件哈希与版本库不一致；</w:t>
      </w:r>
    </w:p>
    <w:p w14:paraId="0DEAD53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3.Web服务器日志出现异常的文件写入操作或可疑上传请求；</w:t>
      </w:r>
    </w:p>
    <w:p w14:paraId="5DA7435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4.防篡改系统、WAF或第三方监控平台告警，提示页面内容与基线不符；</w:t>
      </w:r>
    </w:p>
    <w:p w14:paraId="4711B10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5.用户投诉访问网站出现异常内容或被浏览器标记为"危险网站"；</w:t>
      </w:r>
    </w:p>
    <w:p w14:paraId="1200003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6.页面被植入暗链（隐藏外链），SEO排名异常下降，搜索引擎标记被挂马。</w:t>
      </w:r>
    </w:p>
    <w:p w14:paraId="5747F17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（二）业务影响</w:t>
      </w:r>
    </w:p>
    <w:p w14:paraId="61674F9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声誉损害：官方品牌形象受损，用户信任度下降；若被植入违法内容，可能引发公关危机。</w:t>
      </w:r>
    </w:p>
    <w:p w14:paraId="5353404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用户安全风险：植入的恶意代码可窃取用户Cookie、表单输入（账号密码）、下载木马，导致用户终端受损。</w:t>
      </w:r>
    </w:p>
    <w:p w14:paraId="69F9E91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SEO惩罚：搜索引擎检测到挂马或作弊链接后，会降低网站排名甚至标记为“危险网站”。</w:t>
      </w:r>
    </w:p>
    <w:p w14:paraId="73954C4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业务中断：关键业务页面（如支付、登录）被篡改或无法访问，导致交易失败。</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64"/>
        <w:gridCol w:w="4204"/>
        <w:gridCol w:w="2451"/>
      </w:tblGrid>
      <w:tr w14:paraId="411D1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 w:hRule="atLeast"/>
        </w:trPr>
        <w:tc>
          <w:tcPr>
            <w:tcW w:w="1094" w:type="pct"/>
            <w:tcBorders>
              <w:top w:val="nil"/>
              <w:left w:val="nil"/>
              <w:bottom w:val="nil"/>
              <w:right w:val="nil"/>
            </w:tcBorders>
            <w:shd w:val="clear" w:color="auto" w:fill="FFFFFF"/>
            <w:vAlign w:val="center"/>
          </w:tcPr>
          <w:p w14:paraId="7E3C2111">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运行指标</w:t>
            </w:r>
          </w:p>
        </w:tc>
        <w:tc>
          <w:tcPr>
            <w:tcW w:w="2467" w:type="pct"/>
            <w:tcBorders>
              <w:top w:val="nil"/>
              <w:left w:val="nil"/>
              <w:bottom w:val="nil"/>
              <w:right w:val="nil"/>
            </w:tcBorders>
            <w:shd w:val="clear" w:color="auto" w:fill="FFFFFF"/>
            <w:vAlign w:val="center"/>
          </w:tcPr>
          <w:p w14:paraId="0DAD8DE7">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异常表现</w:t>
            </w:r>
          </w:p>
        </w:tc>
        <w:tc>
          <w:tcPr>
            <w:tcW w:w="1438" w:type="pct"/>
            <w:tcBorders>
              <w:top w:val="nil"/>
              <w:left w:val="nil"/>
              <w:bottom w:val="nil"/>
              <w:right w:val="nil"/>
            </w:tcBorders>
            <w:shd w:val="clear" w:color="auto" w:fill="FFFFFF"/>
            <w:vAlign w:val="center"/>
          </w:tcPr>
          <w:p w14:paraId="0E4A3905">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用户感知</w:t>
            </w:r>
          </w:p>
        </w:tc>
      </w:tr>
      <w:tr w14:paraId="7F9E6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1094" w:type="pct"/>
            <w:tcBorders>
              <w:top w:val="nil"/>
              <w:left w:val="nil"/>
              <w:bottom w:val="nil"/>
              <w:right w:val="nil"/>
            </w:tcBorders>
            <w:shd w:val="clear" w:color="auto" w:fill="FFFFFF"/>
            <w:vAlign w:val="center"/>
          </w:tcPr>
          <w:p w14:paraId="4A4F5AA3">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网页内容哈希值</w:t>
            </w:r>
          </w:p>
        </w:tc>
        <w:tc>
          <w:tcPr>
            <w:tcW w:w="2467" w:type="pct"/>
            <w:tcBorders>
              <w:top w:val="nil"/>
              <w:left w:val="nil"/>
              <w:bottom w:val="nil"/>
              <w:right w:val="nil"/>
            </w:tcBorders>
            <w:shd w:val="clear" w:color="auto" w:fill="FFFFFF"/>
            <w:vAlign w:val="center"/>
          </w:tcPr>
          <w:p w14:paraId="0766099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关键页面（如首页）文件哈希与基线不符</w:t>
            </w:r>
          </w:p>
        </w:tc>
        <w:tc>
          <w:tcPr>
            <w:tcW w:w="1438" w:type="pct"/>
            <w:tcBorders>
              <w:top w:val="nil"/>
              <w:left w:val="nil"/>
              <w:bottom w:val="nil"/>
              <w:right w:val="nil"/>
            </w:tcBorders>
            <w:shd w:val="clear" w:color="auto" w:fill="FFFFFF"/>
            <w:vAlign w:val="center"/>
          </w:tcPr>
          <w:p w14:paraId="4FCFD975">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用户看到异常内容或弹窗</w:t>
            </w:r>
          </w:p>
        </w:tc>
      </w:tr>
      <w:tr w14:paraId="6713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94" w:type="pct"/>
            <w:tcBorders>
              <w:top w:val="nil"/>
              <w:left w:val="nil"/>
              <w:bottom w:val="nil"/>
              <w:right w:val="nil"/>
            </w:tcBorders>
            <w:shd w:val="clear" w:color="auto" w:fill="FFFFFF"/>
            <w:vAlign w:val="center"/>
          </w:tcPr>
          <w:p w14:paraId="4FB9844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页面响应状态</w:t>
            </w:r>
          </w:p>
        </w:tc>
        <w:tc>
          <w:tcPr>
            <w:tcW w:w="2467" w:type="pct"/>
            <w:tcBorders>
              <w:top w:val="nil"/>
              <w:left w:val="nil"/>
              <w:bottom w:val="nil"/>
              <w:right w:val="nil"/>
            </w:tcBorders>
            <w:shd w:val="clear" w:color="auto" w:fill="FFFFFF"/>
            <w:vAlign w:val="center"/>
          </w:tcPr>
          <w:p w14:paraId="1893B57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200 OK但内容被篡改（非404/500）</w:t>
            </w:r>
          </w:p>
        </w:tc>
        <w:tc>
          <w:tcPr>
            <w:tcW w:w="1438" w:type="pct"/>
            <w:tcBorders>
              <w:top w:val="nil"/>
              <w:left w:val="nil"/>
              <w:bottom w:val="nil"/>
              <w:right w:val="nil"/>
            </w:tcBorders>
            <w:shd w:val="clear" w:color="auto" w:fill="FFFFFF"/>
            <w:vAlign w:val="center"/>
          </w:tcPr>
          <w:p w14:paraId="482CAE3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页面布局错乱，出现未知链接或图片</w:t>
            </w:r>
          </w:p>
        </w:tc>
      </w:tr>
      <w:tr w14:paraId="05AB3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94" w:type="pct"/>
            <w:tcBorders>
              <w:top w:val="nil"/>
              <w:left w:val="nil"/>
              <w:bottom w:val="nil"/>
              <w:right w:val="nil"/>
            </w:tcBorders>
            <w:shd w:val="clear" w:color="auto" w:fill="FFFFFF"/>
            <w:vAlign w:val="center"/>
          </w:tcPr>
          <w:p w14:paraId="1D698668">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安全告警</w:t>
            </w:r>
          </w:p>
        </w:tc>
        <w:tc>
          <w:tcPr>
            <w:tcW w:w="2467" w:type="pct"/>
            <w:tcBorders>
              <w:top w:val="nil"/>
              <w:left w:val="nil"/>
              <w:bottom w:val="nil"/>
              <w:right w:val="nil"/>
            </w:tcBorders>
            <w:shd w:val="clear" w:color="auto" w:fill="FFFFFF"/>
            <w:vAlign w:val="center"/>
          </w:tcPr>
          <w:p w14:paraId="0B4E0A9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WAF检测到XSS、文件上传告警</w:t>
            </w:r>
          </w:p>
        </w:tc>
        <w:tc>
          <w:tcPr>
            <w:tcW w:w="1438" w:type="pct"/>
            <w:tcBorders>
              <w:top w:val="nil"/>
              <w:left w:val="nil"/>
              <w:bottom w:val="nil"/>
              <w:right w:val="nil"/>
            </w:tcBorders>
            <w:shd w:val="clear" w:color="auto" w:fill="FFFFFF"/>
            <w:vAlign w:val="center"/>
          </w:tcPr>
          <w:p w14:paraId="56C7B76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无直接感知，但内部已触发</w:t>
            </w:r>
          </w:p>
        </w:tc>
      </w:tr>
      <w:tr w14:paraId="223F4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94" w:type="pct"/>
            <w:tcBorders>
              <w:top w:val="nil"/>
              <w:left w:val="nil"/>
              <w:bottom w:val="nil"/>
              <w:right w:val="nil"/>
            </w:tcBorders>
            <w:shd w:val="clear" w:color="auto" w:fill="FFFFFF"/>
            <w:vAlign w:val="center"/>
          </w:tcPr>
          <w:p w14:paraId="1DED9D5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搜索引擎收录标题</w:t>
            </w:r>
          </w:p>
        </w:tc>
        <w:tc>
          <w:tcPr>
            <w:tcW w:w="2467" w:type="pct"/>
            <w:tcBorders>
              <w:top w:val="nil"/>
              <w:left w:val="nil"/>
              <w:bottom w:val="nil"/>
              <w:right w:val="nil"/>
            </w:tcBorders>
            <w:shd w:val="clear" w:color="auto" w:fill="FFFFFF"/>
            <w:vAlign w:val="center"/>
          </w:tcPr>
          <w:p w14:paraId="2666D52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搜索结果中出现“被黑”、“博彩”等关键词</w:t>
            </w:r>
          </w:p>
        </w:tc>
        <w:tc>
          <w:tcPr>
            <w:tcW w:w="1438" w:type="pct"/>
            <w:tcBorders>
              <w:top w:val="nil"/>
              <w:left w:val="nil"/>
              <w:bottom w:val="nil"/>
              <w:right w:val="nil"/>
            </w:tcBorders>
            <w:shd w:val="clear" w:color="auto" w:fill="FFFFFF"/>
            <w:vAlign w:val="center"/>
          </w:tcPr>
          <w:p w14:paraId="2A0C80B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用户从搜索结果进入看到异常</w:t>
            </w:r>
          </w:p>
        </w:tc>
      </w:tr>
      <w:tr w14:paraId="7AA15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94" w:type="pct"/>
            <w:tcBorders>
              <w:top w:val="nil"/>
              <w:left w:val="nil"/>
              <w:bottom w:val="nil"/>
              <w:right w:val="nil"/>
            </w:tcBorders>
            <w:shd w:val="clear" w:color="auto" w:fill="FFFFFF"/>
            <w:vAlign w:val="center"/>
          </w:tcPr>
          <w:p w14:paraId="24C368FD">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第三方监控</w:t>
            </w:r>
          </w:p>
        </w:tc>
        <w:tc>
          <w:tcPr>
            <w:tcW w:w="2467" w:type="pct"/>
            <w:tcBorders>
              <w:top w:val="nil"/>
              <w:left w:val="nil"/>
              <w:bottom w:val="nil"/>
              <w:right w:val="nil"/>
            </w:tcBorders>
            <w:shd w:val="clear" w:color="auto" w:fill="FFFFFF"/>
            <w:vAlign w:val="center"/>
          </w:tcPr>
          <w:p w14:paraId="4691C22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挂马监测平台（如奇安信、微步）发出告警</w:t>
            </w:r>
          </w:p>
        </w:tc>
        <w:tc>
          <w:tcPr>
            <w:tcW w:w="1438" w:type="pct"/>
            <w:tcBorders>
              <w:top w:val="nil"/>
              <w:left w:val="nil"/>
              <w:bottom w:val="nil"/>
              <w:right w:val="nil"/>
            </w:tcBorders>
            <w:shd w:val="clear" w:color="auto" w:fill="FFFFFF"/>
            <w:vAlign w:val="center"/>
          </w:tcPr>
          <w:p w14:paraId="4B46C6C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无直接感知</w:t>
            </w:r>
          </w:p>
        </w:tc>
      </w:tr>
      <w:tr w14:paraId="42A6A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94" w:type="pct"/>
            <w:tcBorders>
              <w:top w:val="nil"/>
              <w:left w:val="nil"/>
              <w:bottom w:val="nil"/>
              <w:right w:val="nil"/>
            </w:tcBorders>
            <w:shd w:val="clear" w:color="auto" w:fill="FFFFFF"/>
            <w:vAlign w:val="center"/>
          </w:tcPr>
          <w:p w14:paraId="0FC487ED">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用户投诉量</w:t>
            </w:r>
          </w:p>
        </w:tc>
        <w:tc>
          <w:tcPr>
            <w:tcW w:w="2467" w:type="pct"/>
            <w:tcBorders>
              <w:top w:val="nil"/>
              <w:left w:val="nil"/>
              <w:bottom w:val="nil"/>
              <w:right w:val="nil"/>
            </w:tcBorders>
            <w:shd w:val="clear" w:color="auto" w:fill="FFFFFF"/>
            <w:vAlign w:val="center"/>
          </w:tcPr>
          <w:p w14:paraId="710EA35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短时间内收到大量“网站出问题”的反馈</w:t>
            </w:r>
          </w:p>
        </w:tc>
        <w:tc>
          <w:tcPr>
            <w:tcW w:w="1438" w:type="pct"/>
            <w:tcBorders>
              <w:top w:val="nil"/>
              <w:left w:val="nil"/>
              <w:bottom w:val="nil"/>
              <w:right w:val="nil"/>
            </w:tcBorders>
            <w:shd w:val="clear" w:color="auto" w:fill="FFFFFF"/>
            <w:vAlign w:val="center"/>
          </w:tcPr>
          <w:p w14:paraId="72F2FAD0">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用户主动联系客服</w:t>
            </w:r>
          </w:p>
        </w:tc>
      </w:tr>
    </w:tbl>
    <w:p w14:paraId="0FF8F21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（三）运行指标及用户感知影响</w:t>
      </w:r>
    </w:p>
    <w:p w14:paraId="15E9049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（四）原因分析</w:t>
      </w:r>
    </w:p>
    <w:p w14:paraId="72B40C6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1、Web漏洞利用：</w:t>
      </w:r>
    </w:p>
    <w:p w14:paraId="62E5B04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文件上传漏洞：攻击者上传Webshell后直接编辑页面。</w:t>
      </w:r>
    </w:p>
    <w:p w14:paraId="5BCD24B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SQL注入：获取管理员权限后修改数据库中存储的页面内容。</w:t>
      </w:r>
    </w:p>
    <w:p w14:paraId="267CB43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远程代码执行（RCE）：通过框架漏洞（如Struts2、Log4j）执行系统命令篡改文件。</w:t>
      </w:r>
    </w:p>
    <w:p w14:paraId="6690DB8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2、弱口令/权限不当：</w:t>
      </w:r>
    </w:p>
    <w:p w14:paraId="79828E7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后台管理使用弱密码，攻击者登录后修改模板或发布文章。</w:t>
      </w:r>
    </w:p>
    <w:p w14:paraId="002AE92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FTP/SSH密码泄露或爆破，直接修改网站文件。</w:t>
      </w:r>
    </w:p>
    <w:p w14:paraId="378536F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3、供应链风险：</w:t>
      </w:r>
    </w:p>
    <w:p w14:paraId="5F08383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使用第三方开源CMS未及时打补丁，存在已知漏洞。</w:t>
      </w:r>
    </w:p>
    <w:p w14:paraId="245D019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前端CDN或第三方统计脚本被劫持。</w:t>
      </w:r>
    </w:p>
    <w:p w14:paraId="7389819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4、内部违规：</w:t>
      </w:r>
    </w:p>
    <w:p w14:paraId="5988487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具备网站修改权限的员工恶意篡改。</w:t>
      </w:r>
    </w:p>
    <w:p w14:paraId="59B16AC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（五）故障处置</w:t>
      </w:r>
    </w:p>
    <w:p w14:paraId="3F05C96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第一步：发现与上报</w:t>
      </w:r>
    </w:p>
    <w:p w14:paraId="5A7C79D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1.接到告警或用户反馈后，立即截图保存被篡改页面（含URL、时间戳），作为取证证据；</w:t>
      </w:r>
    </w:p>
    <w:p w14:paraId="627DA33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2.上报公司网络与信息安全部/SOC，同步通知网站运维负责部门，启动应急响应；</w:t>
      </w:r>
    </w:p>
    <w:p w14:paraId="245D772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3.若被篡改内容涉及政治敏感或违法信息，立即上报省网络与信息安全部门，不得擅自公开处理过程。</w:t>
      </w:r>
    </w:p>
    <w:p w14:paraId="4F76C23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第二步：紧急处置（抑制）</w:t>
      </w:r>
    </w:p>
    <w:p w14:paraId="7F867AF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1.紧急下线或切换维护页面：将被篡改页面切换至维护页或静态备用页，防止违法内容持续对外展示；</w:t>
      </w:r>
    </w:p>
    <w:p w14:paraId="2716012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2.临时屏蔽访问：在CDN/WAF/负载均衡层对被篡改URL配置临时屏蔽规则；</w:t>
      </w:r>
    </w:p>
    <w:p w14:paraId="549622B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3.锁定Web服务器写权限：临时禁止Web根目录的写操作，防止进一步篡改；</w:t>
      </w:r>
    </w:p>
    <w:p w14:paraId="0D11D29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4.封堵攻击入口：检查WAF日志，对攻击来源IP实施封锁；</w:t>
      </w:r>
    </w:p>
    <w:p w14:paraId="0A23271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5.保全证据：备份被篡改的文件、Web服务器日志、应用日志，禁止直接覆盖。</w:t>
      </w:r>
    </w:p>
    <w:p w14:paraId="49596CE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第三步：影响评估</w:t>
      </w:r>
    </w:p>
    <w:p w14:paraId="0926C82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1.确认被篡改的页面范围（单一页面/多个页面/全站）；</w:t>
      </w:r>
    </w:p>
    <w:p w14:paraId="7BA3C7C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2.评估篡改内容性质（违法信息/暗链挂马/广告）及对外暴露时长；</w:t>
      </w:r>
    </w:p>
    <w:p w14:paraId="139C647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3.检查是否存在恶意脚本植入（如Webshell、挂马代码、信息窃取脚本）；</w:t>
      </w:r>
    </w:p>
    <w:p w14:paraId="74EF44B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4.评估是否发生数据泄露或被进一步利用（如数据库被访问）；</w:t>
      </w:r>
    </w:p>
    <w:p w14:paraId="7A74FCE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5.根据暴露时长、访问量、内容性质确定事件分级。</w:t>
      </w:r>
    </w:p>
    <w:p w14:paraId="7043D8F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第四步：溯源与根除</w:t>
      </w:r>
    </w:p>
    <w:p w14:paraId="2F302EB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1.攻击路径分析：分析Web日志、应用日志、WAF日志，定位攻击入口（常见：文件上传漏洞、SQL注入、CMS弱口令、后台管理弱口令、第三方组件漏洞、服务器配置错误等）；</w:t>
      </w:r>
    </w:p>
    <w:p w14:paraId="42E3218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2.Webshell排查：使用Webshell检测工具（如D盾、河马等）对Web目录进行全面扫描，清除残留后门；</w:t>
      </w:r>
    </w:p>
    <w:p w14:paraId="066EA87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3.修复漏洞：针对攻击利用的漏洞，发布补丁或配置修复；</w:t>
      </w:r>
    </w:p>
    <w:p w14:paraId="2A55357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4.重置凭证：修改Web应用管理后台、FTP、SSH等所有相关账号密码；</w:t>
      </w:r>
    </w:p>
    <w:p w14:paraId="0526E1E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5.代码审计：对受影响网站开展专项代码审计，排查其他潜在漏洞。</w:t>
      </w:r>
    </w:p>
    <w:p w14:paraId="4C11F60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第五步：页面恢复与验证</w:t>
      </w:r>
    </w:p>
    <w:p w14:paraId="42C2F5A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1.从版本控制系统或最近备份恢复被篡改文件；</w:t>
      </w:r>
    </w:p>
    <w:p w14:paraId="2C21CD5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2.恢复后逐一比对文件哈希，确认无残留恶意代码；</w:t>
      </w:r>
    </w:p>
    <w:p w14:paraId="0CE11DA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3.恢复后通知搜索引擎重新爬取（避免"危险网站"标记持续影响用户）；</w:t>
      </w:r>
    </w:p>
    <w:p w14:paraId="2362BDE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4.通过防篡改系统对网站内容重新建立基线，开启实时监测。</w:t>
      </w:r>
    </w:p>
    <w:p w14:paraId="37CCEA8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第六步：监管报告</w:t>
      </w:r>
    </w:p>
    <w:p w14:paraId="0B305E8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1.依据《互联网信息服务管理办法》，网站被篡改后须向工信部（通信管理局）及公安机关报告；</w:t>
      </w:r>
    </w:p>
    <w:p w14:paraId="68E5426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省网络与信息安全部统一对外报送，并协调相关监管联络事宜。</w:t>
      </w:r>
    </w:p>
    <w:p w14:paraId="376235BF">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场景三：暴力破解与账号凭证攻击事件</w:t>
      </w:r>
    </w:p>
    <w:p w14:paraId="1D6FDAF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（一）典型特征</w:t>
      </w:r>
    </w:p>
    <w:p w14:paraId="1641250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安全日志中出现大量连续登录失败记录（同一源IP短时间内多次尝试登录）；</w:t>
      </w:r>
    </w:p>
    <w:p w14:paraId="4E38459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某账号在短时间内出现大量失败登录，随后出现一次成功登录；</w:t>
      </w:r>
    </w:p>
    <w:p w14:paraId="7D20634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非正常时间（深夜/凌晨）或非授权IP出现登录成功记录；</w:t>
      </w:r>
    </w:p>
    <w:p w14:paraId="4839F5F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账号密码被更改，或发现未知账号被创建；</w:t>
      </w:r>
    </w:p>
    <w:p w14:paraId="1BA7488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网管系统/运营平台出现异常配置变更操作。</w:t>
      </w:r>
    </w:p>
    <w:p w14:paraId="2958F74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（二）业务影响</w:t>
      </w:r>
    </w:p>
    <w:p w14:paraId="59CA17D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账号失窃：用户账号被攻击者控制，可进行未授权操作（转账、修改订单、查看敏感信息）。</w:t>
      </w:r>
    </w:p>
    <w:p w14:paraId="3B542CD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数据泄露：失窃账号若拥有高权限（管理员、运维、财务），攻击者可批量导出客户数据、核心业务数据。</w:t>
      </w:r>
    </w:p>
    <w:p w14:paraId="2265F21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业务滥用：攻击者利用失窃账号发送垃圾信息、进行欺诈交易、盗取积分或虚拟资产。</w:t>
      </w:r>
    </w:p>
    <w:p w14:paraId="2FF6CFB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系统资源消耗：暴力破解产生的海量登录请求消耗认证服务的CPU、数据库连接，可能导致正常用户无法登录。</w:t>
      </w:r>
    </w:p>
    <w:p w14:paraId="0D1282B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（三）运行指标及用户感知影响</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62"/>
        <w:gridCol w:w="3243"/>
        <w:gridCol w:w="2914"/>
      </w:tblGrid>
      <w:tr w14:paraId="245A9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08" w:hRule="atLeast"/>
        </w:trPr>
        <w:tc>
          <w:tcPr>
            <w:tcW w:w="1386" w:type="pct"/>
            <w:tcBorders>
              <w:top w:val="nil"/>
              <w:left w:val="nil"/>
              <w:bottom w:val="nil"/>
              <w:right w:val="nil"/>
            </w:tcBorders>
            <w:shd w:val="clear" w:color="auto" w:fill="FFFFFF"/>
            <w:vAlign w:val="center"/>
          </w:tcPr>
          <w:p w14:paraId="17A11BB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运行指标</w:t>
            </w:r>
          </w:p>
        </w:tc>
        <w:tc>
          <w:tcPr>
            <w:tcW w:w="1903" w:type="pct"/>
            <w:tcBorders>
              <w:top w:val="nil"/>
              <w:left w:val="nil"/>
              <w:bottom w:val="nil"/>
              <w:right w:val="nil"/>
            </w:tcBorders>
            <w:shd w:val="clear" w:color="auto" w:fill="FFFFFF"/>
            <w:vAlign w:val="center"/>
          </w:tcPr>
          <w:p w14:paraId="13C16F8D">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异常表现</w:t>
            </w:r>
          </w:p>
        </w:tc>
        <w:tc>
          <w:tcPr>
            <w:tcW w:w="1710" w:type="pct"/>
            <w:tcBorders>
              <w:top w:val="nil"/>
              <w:left w:val="nil"/>
              <w:bottom w:val="nil"/>
              <w:right w:val="nil"/>
            </w:tcBorders>
            <w:shd w:val="clear" w:color="auto" w:fill="FFFFFF"/>
            <w:vAlign w:val="center"/>
          </w:tcPr>
          <w:p w14:paraId="5C85027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用户感知</w:t>
            </w:r>
          </w:p>
        </w:tc>
      </w:tr>
      <w:tr w14:paraId="7D7A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2" w:hRule="atLeast"/>
        </w:trPr>
        <w:tc>
          <w:tcPr>
            <w:tcW w:w="1386" w:type="pct"/>
            <w:tcBorders>
              <w:top w:val="nil"/>
              <w:left w:val="nil"/>
              <w:bottom w:val="nil"/>
              <w:right w:val="nil"/>
            </w:tcBorders>
            <w:shd w:val="clear" w:color="auto" w:fill="FFFFFF"/>
            <w:vAlign w:val="center"/>
          </w:tcPr>
          <w:p w14:paraId="56A6441E">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登录失败率</w:t>
            </w:r>
          </w:p>
        </w:tc>
        <w:tc>
          <w:tcPr>
            <w:tcW w:w="1903" w:type="pct"/>
            <w:tcBorders>
              <w:top w:val="nil"/>
              <w:left w:val="nil"/>
              <w:bottom w:val="nil"/>
              <w:right w:val="nil"/>
            </w:tcBorders>
            <w:shd w:val="clear" w:color="auto" w:fill="FFFFFF"/>
            <w:vAlign w:val="center"/>
          </w:tcPr>
          <w:p w14:paraId="234496B1">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短时间内失败率 &gt;80%</w:t>
            </w:r>
          </w:p>
        </w:tc>
        <w:tc>
          <w:tcPr>
            <w:tcW w:w="1710" w:type="pct"/>
            <w:tcBorders>
              <w:top w:val="nil"/>
              <w:left w:val="nil"/>
              <w:bottom w:val="nil"/>
              <w:right w:val="nil"/>
            </w:tcBorders>
            <w:shd w:val="clear" w:color="auto" w:fill="FFFFFF"/>
            <w:vAlign w:val="center"/>
          </w:tcPr>
          <w:p w14:paraId="2ED15DE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正常用户登录偶尔也提示“密码错误”（可能被限流或锁）</w:t>
            </w:r>
          </w:p>
        </w:tc>
      </w:tr>
      <w:tr w14:paraId="4F9C6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trPr>
        <w:tc>
          <w:tcPr>
            <w:tcW w:w="1386" w:type="pct"/>
            <w:tcBorders>
              <w:top w:val="nil"/>
              <w:left w:val="nil"/>
              <w:bottom w:val="nil"/>
              <w:right w:val="nil"/>
            </w:tcBorders>
            <w:shd w:val="clear" w:color="auto" w:fill="FFFFFF"/>
            <w:vAlign w:val="center"/>
          </w:tcPr>
          <w:p w14:paraId="3EE043F5">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认证API请求QPS</w:t>
            </w:r>
          </w:p>
        </w:tc>
        <w:tc>
          <w:tcPr>
            <w:tcW w:w="1903" w:type="pct"/>
            <w:tcBorders>
              <w:top w:val="nil"/>
              <w:left w:val="nil"/>
              <w:bottom w:val="nil"/>
              <w:right w:val="nil"/>
            </w:tcBorders>
            <w:shd w:val="clear" w:color="auto" w:fill="FFFFFF"/>
            <w:vAlign w:val="center"/>
          </w:tcPr>
          <w:p w14:paraId="07BDF83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突增至正常值的5-10倍</w:t>
            </w:r>
          </w:p>
        </w:tc>
        <w:tc>
          <w:tcPr>
            <w:tcW w:w="1710" w:type="pct"/>
            <w:tcBorders>
              <w:top w:val="nil"/>
              <w:left w:val="nil"/>
              <w:bottom w:val="nil"/>
              <w:right w:val="nil"/>
            </w:tcBorders>
            <w:shd w:val="clear" w:color="auto" w:fill="FFFFFF"/>
            <w:vAlign w:val="center"/>
          </w:tcPr>
          <w:p w14:paraId="3CFFE51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登录页面响应缓慢，验证码加载失败</w:t>
            </w:r>
          </w:p>
        </w:tc>
      </w:tr>
      <w:tr w14:paraId="0A86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51" w:hRule="atLeast"/>
        </w:trPr>
        <w:tc>
          <w:tcPr>
            <w:tcW w:w="1386" w:type="pct"/>
            <w:tcBorders>
              <w:top w:val="nil"/>
              <w:left w:val="nil"/>
              <w:bottom w:val="nil"/>
              <w:right w:val="nil"/>
            </w:tcBorders>
            <w:shd w:val="clear" w:color="auto" w:fill="FFFFFF"/>
            <w:vAlign w:val="center"/>
          </w:tcPr>
          <w:p w14:paraId="147A316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同一IP失败次数</w:t>
            </w:r>
          </w:p>
        </w:tc>
        <w:tc>
          <w:tcPr>
            <w:tcW w:w="1903" w:type="pct"/>
            <w:tcBorders>
              <w:top w:val="nil"/>
              <w:left w:val="nil"/>
              <w:bottom w:val="nil"/>
              <w:right w:val="nil"/>
            </w:tcBorders>
            <w:shd w:val="clear" w:color="auto" w:fill="FFFFFF"/>
            <w:vAlign w:val="center"/>
          </w:tcPr>
          <w:p w14:paraId="7986BF11">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单IP每分钟失败 &gt;30次</w:t>
            </w:r>
          </w:p>
        </w:tc>
        <w:tc>
          <w:tcPr>
            <w:tcW w:w="1710" w:type="pct"/>
            <w:tcBorders>
              <w:top w:val="nil"/>
              <w:left w:val="nil"/>
              <w:bottom w:val="nil"/>
              <w:right w:val="nil"/>
            </w:tcBorders>
            <w:shd w:val="clear" w:color="auto" w:fill="FFFFFF"/>
            <w:vAlign w:val="center"/>
          </w:tcPr>
          <w:p w14:paraId="2E9EB97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该IP下的用户可能被临时封锁，无法登录</w:t>
            </w:r>
          </w:p>
        </w:tc>
      </w:tr>
      <w:tr w14:paraId="59235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9" w:hRule="atLeast"/>
        </w:trPr>
        <w:tc>
          <w:tcPr>
            <w:tcW w:w="1386" w:type="pct"/>
            <w:tcBorders>
              <w:top w:val="nil"/>
              <w:left w:val="nil"/>
              <w:bottom w:val="nil"/>
              <w:right w:val="nil"/>
            </w:tcBorders>
            <w:shd w:val="clear" w:color="auto" w:fill="FFFFFF"/>
            <w:vAlign w:val="center"/>
          </w:tcPr>
          <w:p w14:paraId="065250B6">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账号锁定数量</w:t>
            </w:r>
          </w:p>
        </w:tc>
        <w:tc>
          <w:tcPr>
            <w:tcW w:w="1903" w:type="pct"/>
            <w:tcBorders>
              <w:top w:val="nil"/>
              <w:left w:val="nil"/>
              <w:bottom w:val="nil"/>
              <w:right w:val="nil"/>
            </w:tcBorders>
            <w:shd w:val="clear" w:color="auto" w:fill="FFFFFF"/>
            <w:vAlign w:val="center"/>
          </w:tcPr>
          <w:p w14:paraId="1FDA5F1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短时间内大量账号被锁定（因失败次数超限）</w:t>
            </w:r>
          </w:p>
        </w:tc>
        <w:tc>
          <w:tcPr>
            <w:tcW w:w="1710" w:type="pct"/>
            <w:tcBorders>
              <w:top w:val="nil"/>
              <w:left w:val="nil"/>
              <w:bottom w:val="nil"/>
              <w:right w:val="nil"/>
            </w:tcBorders>
            <w:shd w:val="clear" w:color="auto" w:fill="FFFFFF"/>
            <w:vAlign w:val="center"/>
          </w:tcPr>
          <w:p w14:paraId="041BBC3C">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真实用户无法登录，需联系客服解锁</w:t>
            </w:r>
          </w:p>
        </w:tc>
      </w:tr>
      <w:tr w14:paraId="5A450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86" w:type="pct"/>
            <w:tcBorders>
              <w:top w:val="nil"/>
              <w:left w:val="nil"/>
              <w:bottom w:val="nil"/>
              <w:right w:val="nil"/>
            </w:tcBorders>
            <w:shd w:val="clear" w:color="auto" w:fill="FFFFFF"/>
            <w:vAlign w:val="center"/>
          </w:tcPr>
          <w:p w14:paraId="33F8A94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异地登录告警</w:t>
            </w:r>
          </w:p>
        </w:tc>
        <w:tc>
          <w:tcPr>
            <w:tcW w:w="1903" w:type="pct"/>
            <w:tcBorders>
              <w:top w:val="nil"/>
              <w:left w:val="nil"/>
              <w:bottom w:val="nil"/>
              <w:right w:val="nil"/>
            </w:tcBorders>
            <w:shd w:val="clear" w:color="auto" w:fill="FFFFFF"/>
            <w:vAlign w:val="center"/>
          </w:tcPr>
          <w:p w14:paraId="6BD2FB3E">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安全系统产生大量“异常地点/设备登录”告警</w:t>
            </w:r>
          </w:p>
        </w:tc>
        <w:tc>
          <w:tcPr>
            <w:tcW w:w="1710" w:type="pct"/>
            <w:tcBorders>
              <w:top w:val="nil"/>
              <w:left w:val="nil"/>
              <w:bottom w:val="nil"/>
              <w:right w:val="nil"/>
            </w:tcBorders>
            <w:shd w:val="clear" w:color="auto" w:fill="FFFFFF"/>
            <w:vAlign w:val="center"/>
          </w:tcPr>
          <w:p w14:paraId="50865912">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用户收到短信/邮件提醒“账号在新设备登录”</w:t>
            </w:r>
          </w:p>
        </w:tc>
      </w:tr>
      <w:tr w14:paraId="55BE9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8" w:hRule="atLeast"/>
        </w:trPr>
        <w:tc>
          <w:tcPr>
            <w:tcW w:w="1386" w:type="pct"/>
            <w:tcBorders>
              <w:top w:val="nil"/>
              <w:left w:val="nil"/>
              <w:bottom w:val="nil"/>
              <w:right w:val="nil"/>
            </w:tcBorders>
            <w:shd w:val="clear" w:color="auto" w:fill="FFFFFF"/>
            <w:vAlign w:val="center"/>
          </w:tcPr>
          <w:p w14:paraId="0088E51F">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会话并发数</w:t>
            </w:r>
          </w:p>
        </w:tc>
        <w:tc>
          <w:tcPr>
            <w:tcW w:w="1903" w:type="pct"/>
            <w:tcBorders>
              <w:top w:val="nil"/>
              <w:left w:val="nil"/>
              <w:bottom w:val="nil"/>
              <w:right w:val="nil"/>
            </w:tcBorders>
            <w:shd w:val="clear" w:color="auto" w:fill="FFFFFF"/>
            <w:vAlign w:val="center"/>
          </w:tcPr>
          <w:p w14:paraId="30F7E873">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同一账号出现多个不同IP的会话</w:t>
            </w:r>
          </w:p>
        </w:tc>
        <w:tc>
          <w:tcPr>
            <w:tcW w:w="1710" w:type="pct"/>
            <w:tcBorders>
              <w:top w:val="nil"/>
              <w:left w:val="nil"/>
              <w:bottom w:val="nil"/>
              <w:right w:val="nil"/>
            </w:tcBorders>
            <w:shd w:val="clear" w:color="auto" w:fill="FFFFFF"/>
            <w:vAlign w:val="center"/>
          </w:tcPr>
          <w:p w14:paraId="735729FE">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用户被强制登出，或发现账号被他人使用</w:t>
            </w:r>
          </w:p>
        </w:tc>
      </w:tr>
      <w:tr w14:paraId="6864D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3" w:hRule="atLeast"/>
        </w:trPr>
        <w:tc>
          <w:tcPr>
            <w:tcW w:w="1386" w:type="pct"/>
            <w:tcBorders>
              <w:top w:val="nil"/>
              <w:left w:val="nil"/>
              <w:bottom w:val="nil"/>
              <w:right w:val="nil"/>
            </w:tcBorders>
            <w:shd w:val="clear" w:color="auto" w:fill="FFFFFF"/>
            <w:vAlign w:val="center"/>
          </w:tcPr>
          <w:p w14:paraId="5D4DEFAB">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密码修改频率</w:t>
            </w:r>
          </w:p>
        </w:tc>
        <w:tc>
          <w:tcPr>
            <w:tcW w:w="1903" w:type="pct"/>
            <w:tcBorders>
              <w:top w:val="nil"/>
              <w:left w:val="nil"/>
              <w:bottom w:val="nil"/>
              <w:right w:val="nil"/>
            </w:tcBorders>
            <w:shd w:val="clear" w:color="auto" w:fill="FFFFFF"/>
            <w:vAlign w:val="center"/>
          </w:tcPr>
          <w:p w14:paraId="7B439F99">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正常用户频繁收到密码修改通知（非本人操作）</w:t>
            </w:r>
          </w:p>
        </w:tc>
        <w:tc>
          <w:tcPr>
            <w:tcW w:w="1710" w:type="pct"/>
            <w:tcBorders>
              <w:top w:val="nil"/>
              <w:left w:val="nil"/>
              <w:bottom w:val="nil"/>
              <w:right w:val="nil"/>
            </w:tcBorders>
            <w:shd w:val="clear" w:color="auto" w:fill="FFFFFF"/>
            <w:vAlign w:val="center"/>
          </w:tcPr>
          <w:p w14:paraId="7C3E11C7">
            <w:pPr>
              <w:keepNext w:val="0"/>
              <w:keepLines w:val="0"/>
              <w:pageBreakBefore w:val="0"/>
              <w:widowControl/>
              <w:kinsoku/>
              <w:wordWrap/>
              <w:overflowPunct/>
              <w:topLinePunct w:val="0"/>
              <w:autoSpaceDE/>
              <w:autoSpaceDN/>
              <w:bidi w:val="0"/>
              <w:adjustRightInd/>
              <w:snapToGrid/>
              <w:spacing w:line="240" w:lineRule="auto"/>
              <w:ind w:left="0" w:firstLine="0" w:firstLineChars="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用户意识到账号被盗</w:t>
            </w:r>
          </w:p>
        </w:tc>
      </w:tr>
    </w:tbl>
    <w:p w14:paraId="3F9D887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（四）原因分析</w:t>
      </w:r>
    </w:p>
    <w:p w14:paraId="51098FF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弱密码：用户使用常见弱密码，易被字典攻击命中。</w:t>
      </w:r>
    </w:p>
    <w:p w14:paraId="7D81EF1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密码复用：用户在多个网站使用相同密码，其中某个第三方网站数据泄露导致撞库攻击。</w:t>
      </w:r>
    </w:p>
    <w:p w14:paraId="0914C1C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无多因素认证（MFA）：系统仅依赖静态密码，未启用短信验证码、动态令牌或生物识别。</w:t>
      </w:r>
    </w:p>
    <w:p w14:paraId="7A28F9E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缺少防暴力破解机制：未配置登录失败锁定、验证码、IP黑/白名单、频率限制等策略。</w:t>
      </w:r>
    </w:p>
    <w:p w14:paraId="0410E2E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暴露的登录入口：管理后台、SSH、RDP、API登录接口直接暴露在公网，且无风控保护。</w:t>
      </w:r>
    </w:p>
    <w:p w14:paraId="16C6BFD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凭证泄露：员工或用户的密码被钓鱼、木马窃取，或通过社会工程学获取。</w:t>
      </w:r>
    </w:p>
    <w:p w14:paraId="74B12F1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（五）故障处置</w:t>
      </w:r>
    </w:p>
    <w:p w14:paraId="43804F7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第第一步：发现与上报</w:t>
      </w:r>
    </w:p>
    <w:p w14:paraId="22C2B6F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安全监测平台告警后，维护人员立即核实告警内容；</w:t>
      </w:r>
    </w:p>
    <w:p w14:paraId="40D7442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上报安全主管，启动应急处置流程，确认是否发生未授权登录。</w:t>
      </w:r>
    </w:p>
    <w:p w14:paraId="61D487B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第二步：控制事态（抑制）</w:t>
      </w:r>
    </w:p>
    <w:p w14:paraId="290B7FB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锁定攻击来源：立即在防火墙封堵攻击源IP，或对管理接口配置访问白名单（仅允许授权IP访问）；</w:t>
      </w:r>
    </w:p>
    <w:p w14:paraId="21278E2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冻结可疑账号：临时锁定遭受暴力破解的目标账号或已被入侵的账号；</w:t>
      </w:r>
    </w:p>
    <w:p w14:paraId="475D5DC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开启账号锁定策略：设置账号连续登录失败N次（建议5次）后自动锁定，锁定时长不少于30分钟；</w:t>
      </w:r>
    </w:p>
    <w:p w14:paraId="510D7BB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加强认证：对敏感系统管理账号强制启用双因素认证（2FA）；</w:t>
      </w:r>
    </w:p>
    <w:p w14:paraId="7F9F563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检查异常操作：如确认存在未授权成功登录，立即审查该账号在登录后的所有操作记录，评估是否发生数据窃取、配置篡改或后门植入。</w:t>
      </w:r>
    </w:p>
    <w:p w14:paraId="1281EB8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第三步：影响评估</w:t>
      </w:r>
    </w:p>
    <w:p w14:paraId="68D738E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确认被攻破账号的权限范围，评估可能受影响的系统和数据；</w:t>
      </w:r>
    </w:p>
    <w:p w14:paraId="36C5E23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检查网管配置是否被修改（重点检查路由策略、ACL策略、账号配置）；</w:t>
      </w:r>
    </w:p>
    <w:p w14:paraId="3A8B0CA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评估是否存在后门或持久化恶意程序。</w:t>
      </w:r>
    </w:p>
    <w:p w14:paraId="3DCD9F7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第四步：根除与修复</w:t>
      </w:r>
    </w:p>
    <w:p w14:paraId="341457E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强制重置所有可能被泄露的账号密码，密码须满足复杂度要求（12位以上，含大小写、数字、特殊字符）；</w:t>
      </w:r>
    </w:p>
    <w:p w14:paraId="71F575E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删除攻击者可能创建的未知账号；</w:t>
      </w:r>
    </w:p>
    <w:p w14:paraId="03987D3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回滚攻击期间的非法配置变更；</w:t>
      </w:r>
    </w:p>
    <w:p w14:paraId="697E98B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关闭或迁移不必要的管理接口，禁止管理接口直接暴露于互联网；</w:t>
      </w:r>
    </w:p>
    <w:p w14:paraId="66C10F7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对管理协议（SSH/Telnet/HTTPS）进行安全加固，优先使用SSH替代Telnet。</w:t>
      </w:r>
    </w:p>
    <w:p w14:paraId="4C4DB69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第五步：业务恢复</w:t>
      </w:r>
    </w:p>
    <w:p w14:paraId="18615E9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完成安全加固后，解除账号锁定，恢复正常业务访问；</w:t>
      </w:r>
    </w:p>
    <w:p w14:paraId="6620B22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color w:val="auto"/>
          <w:sz w:val="32"/>
          <w:szCs w:val="32"/>
          <w:highlight w:val="none"/>
          <w:lang w:val="en-US" w:eastAsia="zh-CN"/>
        </w:rPr>
        <w:t>2. 对恢复后的系统开展全面安全检查，确认无残留风险。</w:t>
      </w:r>
    </w:p>
    <w:p w14:paraId="6F9197FD">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场景四：</w:t>
      </w:r>
      <w:r>
        <w:rPr>
          <w:rFonts w:hint="eastAsia" w:ascii="仿宋_GB2312" w:hAnsi="仿宋_GB2312" w:eastAsia="仿宋_GB2312" w:cs="仿宋_GB2312"/>
          <w:b/>
        </w:rPr>
        <w:t>网络边界入侵（漏洞利用/后门植入）事件</w:t>
      </w:r>
    </w:p>
    <w:p w14:paraId="05A98C3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（一）典型特征</w:t>
      </w:r>
    </w:p>
    <w:p w14:paraId="7D7F5A8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权限异常跃升：系统中出现普通用户执行高权限操作，或未知账户突然获得管理员权限。例如，普通用户账户被添加到Administrators或root组。</w:t>
      </w:r>
    </w:p>
    <w:p w14:paraId="45ABDF1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异常进程行为：系统进程中出现以高权限（如SYSTEM、NTAUTHORITY）运行的未知或可疑进程，尤其是从临时目录（如C:\Windows\Temp或/tmp）启动的进程。</w:t>
      </w:r>
    </w:p>
    <w:p w14:paraId="1D88AC2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敏感工具痕迹：发现黑客常用提权工具的活动痕迹，如Mimikatz（用于凭证抓取）、Metasploit（渗透框架）、PsExec（远程执行）或各类内核漏洞利用程序（EXP）。</w:t>
      </w:r>
    </w:p>
    <w:p w14:paraId="049095F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日志被篡改或清除：安全日志（如WindowsEventLog、Linux/var/log/secure）出现大量清空、截断或特定事件ID被删除的记录，试图掩盖提权路径。</w:t>
      </w:r>
    </w:p>
    <w:p w14:paraId="580C67C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动脚本（如.bashrc、rc.local）中发现未知的持久化配置。</w:t>
      </w:r>
    </w:p>
    <w:p w14:paraId="18E470B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（二）业务影响</w:t>
      </w:r>
    </w:p>
    <w:p w14:paraId="6E9024E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核心数据泄露：攻击者获取最高权限后，可访问并窃取数据库、配置文件、源代码等核心敏感数据，导致严重的数据安全事件。</w:t>
      </w:r>
    </w:p>
    <w:p w14:paraId="44E38AD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系统完全沦陷：服务器或终端被完全控制，攻击者可随意安装后门、挖矿程序或勒索软件。</w:t>
      </w:r>
    </w:p>
    <w:p w14:paraId="5DF2F10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横向移动扩散：以受控主机为跳板，攻击者可利用窃取的凭证（如域管理员哈希）在内网中横向移动，感染更多主机，导致威胁范围指数级扩大。</w:t>
      </w:r>
    </w:p>
    <w:p w14:paraId="6E44D0F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（三）运行指标及用户感知影响</w:t>
      </w:r>
    </w:p>
    <w:p w14:paraId="29AB1DA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运行指标：</w:t>
      </w:r>
    </w:p>
    <w:p w14:paraId="5DA07B0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登录日志异常：出现非工作时间的管理员登录、频繁的登录失败后成功、或使用非常规账户（如Guest）的登录记录。</w:t>
      </w:r>
    </w:p>
    <w:p w14:paraId="1D8397A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特权命令执行：审计日志中记录了大量高权限命令的执行，如sudo、runas、netuser、regadd等。</w:t>
      </w:r>
    </w:p>
    <w:p w14:paraId="7265976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文件完整性告警：关键系统文件（如/etc/passwd、C:\Windows\System32下的文件）被修改或替换。</w:t>
      </w:r>
    </w:p>
    <w:p w14:paraId="187A200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网络连接异常：系统建立了到未知外部IP的异常连接，尤其是高位端口的连接（C2通信）。</w:t>
      </w:r>
    </w:p>
    <w:p w14:paraId="7157EB8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用户感知：</w:t>
      </w:r>
    </w:p>
    <w:p w14:paraId="1672CC9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用户可能发现自己的账户密码突然失效，无法登录。</w:t>
      </w:r>
    </w:p>
    <w:p w14:paraId="5DF8449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桌面环境出现异常，如出现未知的快捷方式、壁纸被篡改或文件被加密。</w:t>
      </w:r>
    </w:p>
    <w:p w14:paraId="5D700C1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系统运行变慢，风扇狂转（可能因被植入挖矿程序）。</w:t>
      </w:r>
    </w:p>
    <w:p w14:paraId="19D25BE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对于后台管理员，可能会发现某些服务无故停止或配置被更改。</w:t>
      </w:r>
    </w:p>
    <w:p w14:paraId="7B9C8B8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（四）原因分析</w:t>
      </w:r>
    </w:p>
    <w:p w14:paraId="57D3A68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漏洞利用</w:t>
      </w:r>
    </w:p>
    <w:p w14:paraId="557E69D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内核漏洞：利用操作系统内核中未修复的高危漏洞（如Windows的PrintNightmare、Linux的DirtyPipe），直接突破权限边界，获取SYSTEM或root权限。</w:t>
      </w:r>
    </w:p>
    <w:p w14:paraId="1A7C08E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应用漏洞：利用运行在高权限下的应用程序（如数据库服务、Web服务）的漏洞，通过缓冲区溢出或反序列化攻击执行恶意代码。</w:t>
      </w:r>
    </w:p>
    <w:p w14:paraId="4C5F45E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配置缺陷</w:t>
      </w:r>
    </w:p>
    <w:p w14:paraId="79497A6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限配置错误：Linux系统中SUID文件滥用、sudoers配置不当（如允许执行/bin/bash）；Windows系统中服务路径权限可写、注册表键值权限过松。</w:t>
      </w:r>
    </w:p>
    <w:p w14:paraId="7D10198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弱口令与默认口令：管理员账户使用弱口令或默认口令，被攻击者暴力破解或直接登录。</w:t>
      </w:r>
    </w:p>
    <w:p w14:paraId="1EBF9CE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凭证窃取</w:t>
      </w:r>
    </w:p>
    <w:p w14:paraId="0546594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哈希传递（Pass-the-Hash）：攻击者窃取到管理员账户的NTLM哈希值，无需明文密码即可在内网进行身份认证和横向移动。</w:t>
      </w:r>
    </w:p>
    <w:p w14:paraId="6488F5D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令牌窃取（TokenStealing）：通过注入高权限进程（如lsass.exe）或调用WindowsAPI（如DuplicateTokenEx），复制并冒充高权限用户的访问令牌。</w:t>
      </w:r>
    </w:p>
    <w:p w14:paraId="46CAC8F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社会工程学</w:t>
      </w:r>
    </w:p>
    <w:p w14:paraId="0FA8EB1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钓鱼攻击：诱骗管理员点击恶意链接或打开带毒附件，从而在其机器上执行恶意代码并获取权限。</w:t>
      </w:r>
    </w:p>
    <w:p w14:paraId="648531F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（五）故障处置</w:t>
      </w:r>
    </w:p>
    <w:p w14:paraId="34440D6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第一阶段：紧急恢复</w:t>
      </w:r>
    </w:p>
    <w:p w14:paraId="2C5408E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此阶段目标是切断攻击者的控制链，防止威胁进一步扩散。</w:t>
      </w:r>
    </w:p>
    <w:p w14:paraId="6748D7B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网络隔离：立即将受感染主机从网络中断开（禁用网卡或交换机端口隔离），阻断其与C2服务器的通信及内网横向移动路径。</w:t>
      </w:r>
    </w:p>
    <w:p w14:paraId="32FC20A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会话终止：强制注销所有可疑用户的登录会话，特别是高权限账户的远程连接（如RDP、SSH）。</w:t>
      </w:r>
    </w:p>
    <w:p w14:paraId="3C983F2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恶意进程查杀：使用专业杀毒软件或EDR工具，定位并终止已知的恶意进程和持久化服务。</w:t>
      </w:r>
    </w:p>
    <w:p w14:paraId="360E063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账号锁定：立即禁用或重置已被攻陷或疑似泄露的管理员账户密码。</w:t>
      </w:r>
    </w:p>
    <w:p w14:paraId="76D4308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第二阶段：定位根因</w:t>
      </w:r>
    </w:p>
    <w:p w14:paraId="71820A5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在遏制威胁后，需深入分析攻击路径，找到提权的根本原因。</w:t>
      </w:r>
    </w:p>
    <w:p w14:paraId="365E613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时间线分析：根据系统日志、文件创建时间，梳理攻击者从入侵到提权的完整时间线。</w:t>
      </w:r>
    </w:p>
    <w:p w14:paraId="34DA2CC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日志溯源：重点分析安全日志（WindowsEventID4624/4672/4688，Linux/var/log/auth.log），查找提权操作的具体命令和执行者。</w:t>
      </w:r>
    </w:p>
    <w:p w14:paraId="60F31F3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文件取证：检查临时目录、启动项、计划任务，寻找攻击者上传的EXP工具、脚本或后门文件。</w:t>
      </w:r>
    </w:p>
    <w:p w14:paraId="019CB58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漏洞匹配：根据系统版本和已安装的补丁，匹配是否存在已知的提权漏洞（如使用systeminfo或uname-a查看版本）。</w:t>
      </w:r>
    </w:p>
    <w:p w14:paraId="32F1429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操作风险评估与风险处置</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36"/>
        <w:gridCol w:w="3174"/>
        <w:gridCol w:w="2609"/>
      </w:tblGrid>
      <w:tr w14:paraId="2EB8E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C7111">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操作步骤</w:t>
            </w:r>
          </w:p>
        </w:tc>
        <w:tc>
          <w:tcPr>
            <w:tcW w:w="19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23BC6">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风险</w:t>
            </w:r>
          </w:p>
        </w:tc>
        <w:tc>
          <w:tcPr>
            <w:tcW w:w="15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EFE25">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处置措施</w:t>
            </w:r>
          </w:p>
        </w:tc>
      </w:tr>
      <w:tr w14:paraId="3898E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5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4BAF7">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提取内存镜像</w:t>
            </w:r>
          </w:p>
        </w:tc>
        <w:tc>
          <w:tcPr>
            <w:tcW w:w="1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69D6D1">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操作复杂：需要额外存储介质，且操作不当可能破坏内存数据。</w:t>
            </w:r>
          </w:p>
        </w:tc>
        <w:tc>
          <w:tcPr>
            <w:tcW w:w="15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D2E0DB">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标准化流程：将内存提取纳入标准应急响应流程，确保在第一时间获取易失性数据。</w:t>
            </w:r>
          </w:p>
        </w:tc>
      </w:tr>
      <w:tr w14:paraId="34F30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5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58630">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抓取凭证哈希</w:t>
            </w:r>
          </w:p>
        </w:tc>
        <w:tc>
          <w:tcPr>
            <w:tcW w:w="1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99803">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触发告警：此类操作极易被杀毒软件或EDR识别为恶意行为并拦截。</w:t>
            </w:r>
          </w:p>
        </w:tc>
        <w:tc>
          <w:tcPr>
            <w:tcW w:w="15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C85060">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白名单放行：在应急响应期间，临时将取证工具加入EDR白名单，或在隔离环境中操作。</w:t>
            </w:r>
          </w:p>
        </w:tc>
      </w:tr>
      <w:tr w14:paraId="63232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5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AE113">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检查并清理持久化项</w:t>
            </w:r>
          </w:p>
        </w:tc>
        <w:tc>
          <w:tcPr>
            <w:tcW w:w="1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EB466">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误删系统项：可能误删正常软件的启动项，导致业务软件无法自启动。</w:t>
            </w:r>
          </w:p>
        </w:tc>
        <w:tc>
          <w:tcPr>
            <w:tcW w:w="15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E2276">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备份后操作：操作前导出相关注册表键值或配置文件备份，以便恢复。</w:t>
            </w:r>
          </w:p>
        </w:tc>
      </w:tr>
      <w:tr w14:paraId="49D05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5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4ABD4">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补丁修复与加固</w:t>
            </w:r>
          </w:p>
        </w:tc>
        <w:tc>
          <w:tcPr>
            <w:tcW w:w="19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D34C8">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服务不兼容：安装补丁后可能导致旧版业务软件不兼容或系统重启。</w:t>
            </w:r>
          </w:p>
        </w:tc>
        <w:tc>
          <w:tcPr>
            <w:tcW w:w="15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82A932">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测试验证：在非生产环境验证补丁兼容性，并在维护窗口进行操作。</w:t>
            </w:r>
          </w:p>
        </w:tc>
      </w:tr>
    </w:tbl>
    <w:p w14:paraId="3D50AF1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故障闭环</w:t>
      </w:r>
    </w:p>
    <w:p w14:paraId="25B810D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全盘排查：利用EDR或扫描工具，对全网主机进行排查，确认是否存在其他被横向移动的受控主机（“查杀同网段”）。</w:t>
      </w:r>
    </w:p>
    <w:p w14:paraId="2D076DC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凭证重置：强制重置全网域管理员及关键系统账户的密码，并开启多因素认证（MFA）。</w:t>
      </w:r>
    </w:p>
    <w:p w14:paraId="26724DF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策略优化：根据攻击路径，优化安全策略，如收紧sudo权限、限制WMI执行、开启LAPS（本地管理员密码解决方案）。</w:t>
      </w:r>
    </w:p>
    <w:p w14:paraId="4C6245C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复盘报告：撰写详细的事故分析报告，更新威胁情报库，并修订应急预案，防止同类事件再次发生。</w:t>
      </w:r>
    </w:p>
    <w:p w14:paraId="21BA0CC8">
      <w:pPr>
        <w:pStyle w:val="6"/>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3、数据安全事件</w:t>
      </w:r>
    </w:p>
    <w:p w14:paraId="64152903">
      <w:pPr>
        <w:pStyle w:val="7"/>
        <w:bidi w:val="0"/>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场景一：</w:t>
      </w:r>
      <w:r>
        <w:rPr>
          <w:rFonts w:hint="eastAsia" w:ascii="仿宋_GB2312" w:hAnsi="仿宋_GB2312" w:eastAsia="仿宋_GB2312" w:cs="仿宋_GB2312"/>
          <w:b/>
        </w:rPr>
        <w:t>数据篡改与数据损毁事件</w:t>
      </w:r>
    </w:p>
    <w:p w14:paraId="5CD111F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（一）典型特征</w:t>
      </w:r>
    </w:p>
    <w:p w14:paraId="3E7C11B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文件完整性受损：关键系统文件、网页源代码或配置文件的大小、哈希值（MD5/SHA256）发生非授权变更。例如，Web目录下出现未知的Webshell文件（如.php,.jsp后缀的异常文件）。</w:t>
      </w:r>
    </w:p>
    <w:p w14:paraId="2AE93E6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数据内容异常：数据库中的敏感字段（如余额、价格、用户权限）被非法修改，或者出现乱码、空值。网页内容被替换为赌博、色情信息或政治敏感内容（“网页被黑”）。</w:t>
      </w:r>
    </w:p>
    <w:p w14:paraId="143F05F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日志记录缺失：系统日志、应用日志或审计记录出现明显的断层或被清空，攻击者试图抹除操作痕迹。</w:t>
      </w:r>
    </w:p>
    <w:p w14:paraId="0733DAC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索特征：文件被批量加密并更改后缀名，目录下出现勒索信（如README.txt），这是勒索软件导致的数据破坏。</w:t>
      </w:r>
    </w:p>
    <w:p w14:paraId="2F35331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配置被篡改：防火墙规则、DNS设置、Hosts文件或系统服务配置被修改，导致流量被劫持或安全防御失效。</w:t>
      </w:r>
    </w:p>
    <w:p w14:paraId="30514F9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（二）业务影响</w:t>
      </w:r>
    </w:p>
    <w:p w14:paraId="05CAE0E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数据完整性丧失：核心业务数据（如订单、交易记录、用户信息）被篡改，导致账务不平、决策依据错误，甚至引发法律纠纷。</w:t>
      </w:r>
    </w:p>
    <w:p w14:paraId="5322BD0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业务逻辑瘫痪：关键配置文件被删改导致应用无法启动，或业务流程陷入死循环。</w:t>
      </w:r>
    </w:p>
    <w:p w14:paraId="45B557F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恢复成本高昂：数据恢复需要大量人力和时间，若备份也被破坏，可能导致数据永久丢失。</w:t>
      </w:r>
    </w:p>
    <w:p w14:paraId="7B2C39B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（三）运行指标及用户感知影响</w:t>
      </w:r>
    </w:p>
    <w:p w14:paraId="3B7ADD8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运行指标：</w:t>
      </w:r>
    </w:p>
    <w:p w14:paraId="055C035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文件变动告警：文件完整性监控（FIM）系统发出高频告警，显示关键目录有写操作。</w:t>
      </w:r>
    </w:p>
    <w:p w14:paraId="1A94AA8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数据库异常：数据库审计日志显示大量非正常时间的UPDATE、DELETE或DROP操作。</w:t>
      </w:r>
    </w:p>
    <w:p w14:paraId="3E9D0B7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磁盘I/O飙升：在勒索软件加密文件时，磁盘读写速度会瞬间达到瓶颈。</w:t>
      </w:r>
    </w:p>
    <w:p w14:paraId="3834341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校验和不匹配：系统启动或运行时检测到核心库文件（如.dll,.so）签名验证失败。</w:t>
      </w:r>
    </w:p>
    <w:p w14:paraId="60741F7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用户感知：</w:t>
      </w:r>
    </w:p>
    <w:p w14:paraId="474B600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信息不一致：用户登录后查看到的个人信息、订单状态与实际不符。</w:t>
      </w:r>
    </w:p>
    <w:p w14:paraId="506E9E2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访问跳转：访问正常业务页面时被强制跳转到恶意网站。</w:t>
      </w:r>
    </w:p>
    <w:p w14:paraId="458450E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功能报错：操作时系统提示“数据不存在”、“参数错误”或页面显示乱码。</w:t>
      </w:r>
    </w:p>
    <w:p w14:paraId="7315BAA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无法访问：文件被加密或删除后，应用无法加载资源，显示404或500错误。</w:t>
      </w:r>
    </w:p>
    <w:p w14:paraId="22B8532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（四）原因分析</w:t>
      </w:r>
    </w:p>
    <w:p w14:paraId="3A63E66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外部攻击</w:t>
      </w:r>
    </w:p>
    <w:p w14:paraId="60CF72F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Web渗透：利用SQL注入、文件上传漏洞、远程代码执行（RCE）漏洞获取Webshell，进而篡改网页或数据库。</w:t>
      </w:r>
    </w:p>
    <w:p w14:paraId="790AAB5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供应链攻击：攻击者通过污染软件更新包或第三方组件，植入恶意代码篡改数据。</w:t>
      </w:r>
    </w:p>
    <w:p w14:paraId="6298E6B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勒索软件：通过暴力破解、钓鱼邮件等方式入侵，加密数据以勒索赎金。</w:t>
      </w:r>
    </w:p>
    <w:p w14:paraId="338E30F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内部威胁</w:t>
      </w:r>
    </w:p>
    <w:p w14:paraId="48A7C784">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恶意操作：拥有高权限的人员，恶意删除或修改数据。</w:t>
      </w:r>
    </w:p>
    <w:p w14:paraId="60C9810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误操作：运维人员在生产环境执行错误的脚本（如rm-rf、错误的UPDATE语句且未带WHERE条件）。</w:t>
      </w:r>
    </w:p>
    <w:p w14:paraId="772FF79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系统缺陷</w:t>
      </w:r>
    </w:p>
    <w:p w14:paraId="6AD8601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权限配置不当：Web服务账户拥有过高的文件系统权限（如对网站目录有“写”权限），导致被攻破后文件可被随意篡改。</w:t>
      </w:r>
    </w:p>
    <w:p w14:paraId="21F88E8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缺乏审计：未开启数据库审计或文件操作审计，导致篡改行为无法被及时发现和追溯。</w:t>
      </w:r>
    </w:p>
    <w:p w14:paraId="3A5AF54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（五）故障处置</w:t>
      </w:r>
    </w:p>
    <w:p w14:paraId="39B0B9FA">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第一阶段：紧急恢复</w:t>
      </w:r>
    </w:p>
    <w:p w14:paraId="7E44059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首先目标是停止破坏行为，保护现有数据，防止篡改范围扩大。</w:t>
      </w:r>
    </w:p>
    <w:p w14:paraId="14E35138">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切断连接与锁定：断开受感染服务器的外网连接，防止攻击者继续控制；冻结相关管理员账号和数据库账号，防止进一步操作。</w:t>
      </w:r>
    </w:p>
    <w:p w14:paraId="0817B42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进程挂起与隔离：若发现正在进行的加密或批量删除进程，立即挂起（Suspend）而非直接结束，以便后续提取内存样本；将受影响的数据库表设为“只读”模式。</w:t>
      </w:r>
    </w:p>
    <w:p w14:paraId="592ADC4E">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文件锁定：利用操作系统工具（如Linux的chattr+i或Windows的文件权限设置）锁定关键配置文件和网页文件，禁止任何修改。</w:t>
      </w:r>
    </w:p>
    <w:p w14:paraId="6F5B11B9">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启用静态页面：若Web系统被严重篡改，暂时将网站切换至静态维护页面，避免用户受到恶意内容影响。</w:t>
      </w:r>
    </w:p>
    <w:p w14:paraId="4856BE47">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第二阶段：定位根因</w:t>
      </w:r>
    </w:p>
    <w:p w14:paraId="7AB35BFD">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深入分析篡改的途径和原因。</w:t>
      </w:r>
    </w:p>
    <w:p w14:paraId="69222ED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文件比对：使用diff工具或文件完整性监控系统，将当前文件与干净的基线版本（或备份）进行比对，找出被篡改的具体文件和代码片段。</w:t>
      </w:r>
    </w:p>
    <w:p w14:paraId="1AF46033">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日志审计：</w:t>
      </w:r>
    </w:p>
    <w:p w14:paraId="0FAF625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Web日志：查找针对特定URL的异常POST请求（如上传漏洞利用）。</w:t>
      </w:r>
    </w:p>
    <w:p w14:paraId="3057BAD5">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数据库日志：分析Binlog或审计日志，定位执行DELETE/UPDATE操作的源IP、时间和账号。</w:t>
      </w:r>
    </w:p>
    <w:p w14:paraId="5D6A48F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系统日志：检查登录日志（/var/log/secure或Windows安全日志），确认是否有异常账号登录。</w:t>
      </w:r>
    </w:p>
    <w:p w14:paraId="29191E9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Webshell查杀：使用D盾、河马等工具扫描Web目录，查找隐藏的后门文件，分析其连接密码和操作方法。</w:t>
      </w:r>
    </w:p>
    <w:p w14:paraId="229D274B">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时间线分析：根据文件修改时间，反推攻击者的入侵时间点，排查该时间段内的所有系统变更。</w:t>
      </w:r>
    </w:p>
    <w:p w14:paraId="4E679EF1">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操作风险评估与风险处置</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64"/>
        <w:gridCol w:w="2759"/>
        <w:gridCol w:w="2996"/>
      </w:tblGrid>
      <w:tr w14:paraId="3D67A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AC94F">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操作步骤</w:t>
            </w:r>
          </w:p>
        </w:tc>
        <w:tc>
          <w:tcPr>
            <w:tcW w:w="16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4FF75">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风险</w:t>
            </w:r>
          </w:p>
        </w:tc>
        <w:tc>
          <w:tcPr>
            <w:tcW w:w="17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F7A6D">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处置措施</w:t>
            </w:r>
          </w:p>
        </w:tc>
      </w:tr>
      <w:tr w14:paraId="50CA7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6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598A6">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数据备份与取证</w:t>
            </w:r>
          </w:p>
        </w:tc>
        <w:tc>
          <w:tcPr>
            <w:tcW w:w="16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E777A">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证据污染：直接操作可能导致原始数据被覆盖，失去取证价值。</w:t>
            </w:r>
          </w:p>
        </w:tc>
        <w:tc>
          <w:tcPr>
            <w:tcW w:w="17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0558B">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只读挂载：将磁盘以只读模式挂载进行备份；计算备份文件的哈希值以确保完整性。</w:t>
            </w:r>
          </w:p>
        </w:tc>
      </w:tr>
      <w:tr w14:paraId="4CDB7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6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4CBFC">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清除恶意代码/后门</w:t>
            </w:r>
          </w:p>
        </w:tc>
        <w:tc>
          <w:tcPr>
            <w:tcW w:w="16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21CEA">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业务中断：误删系统关键文件或正在运行的进程文件，导致服务崩溃。</w:t>
            </w:r>
          </w:p>
        </w:tc>
        <w:tc>
          <w:tcPr>
            <w:tcW w:w="17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F58F9">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白名单确认：仅删除确认为恶意的文件；对于不确定的文件，先重命名并隔离观察，确认业务正常后再删除。</w:t>
            </w:r>
          </w:p>
        </w:tc>
      </w:tr>
      <w:tr w14:paraId="1577A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16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216F2">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数据恢复</w:t>
            </w:r>
          </w:p>
        </w:tc>
        <w:tc>
          <w:tcPr>
            <w:tcW w:w="16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13ABE">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数据回滚：恢复旧备份可能覆盖故障期间产生的新合法数据（如用户新下的订单）。</w:t>
            </w:r>
          </w:p>
        </w:tc>
        <w:tc>
          <w:tcPr>
            <w:tcW w:w="17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E69570">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增量恢复：先恢复全量备份，再尝试提取并回放故障期间的增量日志（如MySQLBinlog），剔除攻击者的恶意操作。</w:t>
            </w:r>
          </w:p>
        </w:tc>
      </w:tr>
      <w:tr w14:paraId="4CE67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6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86550">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漏洞修补</w:t>
            </w:r>
          </w:p>
        </w:tc>
        <w:tc>
          <w:tcPr>
            <w:tcW w:w="16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E7CAA">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兼容性问题：补丁可能影响旧版业务的正常运行。</w:t>
            </w:r>
          </w:p>
        </w:tc>
        <w:tc>
          <w:tcPr>
            <w:tcW w:w="17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6C74EB">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240" w:lineRule="auto"/>
              <w:ind w:left="0" w:leftChars="0" w:firstLine="0" w:firstLineChars="0"/>
              <w:jc w:val="left"/>
              <w:textAlignment w:val="auto"/>
              <w:rPr>
                <w:rFonts w:hint="eastAsia" w:ascii="仿宋_GB2312" w:hAnsi="仿宋_GB2312" w:eastAsia="仿宋_GB2312" w:cs="仿宋_GB2312"/>
                <w:b w:val="0"/>
                <w:bCs w:val="0"/>
                <w:kern w:val="2"/>
                <w:sz w:val="28"/>
                <w:szCs w:val="28"/>
                <w:highlight w:val="none"/>
                <w:lang w:val="en-US" w:eastAsia="zh-CN" w:bidi="ar-SA"/>
              </w:rPr>
            </w:pPr>
            <w:r>
              <w:rPr>
                <w:rFonts w:hint="eastAsia" w:ascii="仿宋_GB2312" w:hAnsi="仿宋_GB2312" w:eastAsia="仿宋_GB2312" w:cs="仿宋_GB2312"/>
                <w:b w:val="0"/>
                <w:bCs w:val="0"/>
                <w:kern w:val="2"/>
                <w:sz w:val="28"/>
                <w:szCs w:val="28"/>
                <w:highlight w:val="none"/>
                <w:lang w:val="en-US" w:eastAsia="zh-CN" w:bidi="ar-SA"/>
              </w:rPr>
              <w:t>灰度测试：在测试环境验证补丁有效性后，再在生产环境实施。</w:t>
            </w:r>
          </w:p>
        </w:tc>
      </w:tr>
    </w:tbl>
    <w:p w14:paraId="453F5B7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p>
    <w:p w14:paraId="49DB5B82">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故障闭环</w:t>
      </w:r>
    </w:p>
    <w:p w14:paraId="22FB94EF">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全面排查：使用EDR或杀毒软件对全网进行扫描，确保没有遗漏的持久化后门（如计划任务、注册表启动项）。</w:t>
      </w:r>
    </w:p>
    <w:p w14:paraId="6E03CB5C">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完整性加固：部署文件完整性监控（FIM）系统，对核心目录实施7x24小时监控；实施数据库防火墙，拦截异常SQL语句。</w:t>
      </w:r>
    </w:p>
    <w:p w14:paraId="17C00726">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权限最小化：严格限制Web账户的文件读写权限（如Web目录仅赋予“读”权限，上传目录取消“执行”权限）。</w:t>
      </w:r>
    </w:p>
    <w:p w14:paraId="0AFB7340">
      <w:pPr>
        <w:keepNext w:val="0"/>
        <w:keepLines w:val="0"/>
        <w:pageBreakBefore w:val="0"/>
        <w:widowControl/>
        <w:kinsoku/>
        <w:wordWrap/>
        <w:overflowPunct/>
        <w:topLinePunct w:val="0"/>
        <w:autoSpaceDE/>
        <w:autoSpaceDN/>
        <w:bidi w:val="0"/>
        <w:adjustRightInd/>
        <w:snapToGrid/>
        <w:spacing w:line="240" w:lineRule="auto"/>
        <w:ind w:left="0" w:firstLine="643" w:firstLineChars="0"/>
        <w:jc w:val="lef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复盘与演练：分析攻击路径，更新WAF规则库，并定期进行数据恢复演练，验证备份的有效性。</w:t>
      </w:r>
    </w:p>
    <w:p w14:paraId="3C5DEF89">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outlineLvl w:val="2"/>
        <w:rPr>
          <w:rFonts w:hint="eastAsia" w:ascii="仿宋_GB2312" w:hAnsi="仿宋_GB2312" w:eastAsia="仿宋_GB2312" w:cs="仿宋_GB2312"/>
          <w:b/>
          <w:bCs/>
          <w:kern w:val="2"/>
          <w:sz w:val="32"/>
          <w:szCs w:val="32"/>
          <w:lang w:val="en-US" w:eastAsia="zh-CN" w:bidi="ar-SA"/>
        </w:rPr>
      </w:pPr>
      <w:bookmarkStart w:id="106" w:name="_Toc24471"/>
      <w:bookmarkStart w:id="107" w:name="_Toc15591"/>
      <w:r>
        <w:rPr>
          <w:rFonts w:hint="eastAsia" w:ascii="仿宋_GB2312" w:hAnsi="仿宋_GB2312" w:eastAsia="仿宋_GB2312" w:cs="仿宋_GB2312"/>
          <w:b/>
          <w:bCs/>
          <w:kern w:val="2"/>
          <w:sz w:val="32"/>
          <w:szCs w:val="32"/>
          <w:lang w:val="en-US" w:eastAsia="zh-CN" w:bidi="ar-SA"/>
        </w:rPr>
        <w:t>（三）业务疏导原则</w:t>
      </w:r>
      <w:bookmarkEnd w:id="106"/>
    </w:p>
    <w:p w14:paraId="34469211">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（1）应急处置的首要目标是快速恢复业务。在保障业务连续性的前提下，可先采取重启、切换、回滚等恢复手段，待业务稳定后再组织根因分析。</w:t>
      </w:r>
    </w:p>
    <w:p w14:paraId="4B5627A7">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（2）发现故障节点或异常进程时，优先将其从业务链路中隔离（如摘除负载均衡、停止异常实例），避免故障扩散影响整体服务。隔离操作应确保可快速回切。</w:t>
      </w:r>
    </w:p>
    <w:p w14:paraId="58A3B1A9">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（3）根据业务重要性分级处置：核心链路优先保障，非核心功能可临时降级或暂停。定时任务评估是否可跳过，镜像拉取失败时优先保障存量实例稳定运行。</w:t>
      </w:r>
    </w:p>
    <w:p w14:paraId="2179F630">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（4）当故障波及下游依赖（如数据库连接异常）时，启动降级或熔断机制，避免级联故障。非核心查询可暂时关闭或切换至只读库，保护核心写入链路。</w:t>
      </w:r>
    </w:p>
    <w:p w14:paraId="53A69B11">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（5）关键业务场景需具备人工兜底预案，在自动化恢复失败时由人工介入完成业务闭环。兜底操作需明确授权流程和执行规范。</w:t>
      </w:r>
    </w:p>
    <w:p w14:paraId="55F930F8">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（6）所有应急操作（重启、回滚、切换等）应确保可逆、可回退，操作前评估影响，操作后验证效果，避免因处置不当引发二次故障。</w:t>
      </w:r>
    </w:p>
    <w:p w14:paraId="4582CA8F">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（7）应急过程中保持信息透明同步，运维、开发、业务各方协同配合，避免信息孤岛导致误判或重复操作。</w:t>
      </w:r>
    </w:p>
    <w:p w14:paraId="259DB5F2">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outlineLvl w:val="2"/>
        <w:rPr>
          <w:rFonts w:hint="eastAsia" w:ascii="仿宋_GB2312" w:hAnsi="仿宋_GB2312" w:eastAsia="仿宋_GB2312" w:cs="仿宋_GB2312"/>
          <w:b/>
          <w:bCs/>
          <w:kern w:val="2"/>
          <w:sz w:val="32"/>
          <w:szCs w:val="32"/>
          <w:lang w:val="en-US" w:eastAsia="zh-CN" w:bidi="ar-SA"/>
        </w:rPr>
      </w:pPr>
      <w:bookmarkStart w:id="108" w:name="_Toc23560"/>
      <w:r>
        <w:rPr>
          <w:rFonts w:hint="eastAsia" w:ascii="仿宋_GB2312" w:hAnsi="仿宋_GB2312" w:eastAsia="仿宋_GB2312" w:cs="仿宋_GB2312"/>
          <w:b/>
          <w:bCs/>
          <w:kern w:val="2"/>
          <w:sz w:val="32"/>
          <w:szCs w:val="32"/>
          <w:lang w:val="en-US" w:eastAsia="zh-CN" w:bidi="ar-SA"/>
        </w:rPr>
        <w:t>（四）关键动作</w:t>
      </w:r>
      <w:bookmarkEnd w:id="108"/>
    </w:p>
    <w:p w14:paraId="5105DBDF">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（1）告警确认与影响评估</w:t>
      </w:r>
    </w:p>
    <w:p w14:paraId="5CCC481A">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监控系统触发告警后，值班人员立即响应，确认告警真实性，避免误报。</w:t>
      </w:r>
    </w:p>
    <w:p w14:paraId="1B4B1B3E">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快速评估故障影响范围（涉及哪些业务、影响多少用户、是否为核心链路）。</w:t>
      </w:r>
    </w:p>
    <w:p w14:paraId="76F9EB00">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根据影响程度判定故障等级（一般/严重/重大），按等级启动对应应急响应机制。</w:t>
      </w:r>
    </w:p>
    <w:p w14:paraId="0D7C0D81">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（2）信息通报与升级机制</w:t>
      </w:r>
    </w:p>
    <w:p w14:paraId="43FE4C9E">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故障确认后，按既定通报路径将信息同步至运维</w:t>
      </w:r>
      <w:bookmarkStart w:id="147" w:name="_GoBack"/>
      <w:bookmarkEnd w:id="147"/>
      <w:r>
        <w:rPr>
          <w:rFonts w:hint="eastAsia" w:ascii="仿宋_GB2312" w:hAnsi="仿宋_GB2312" w:eastAsia="仿宋_GB2312" w:cs="仿宋_GB2312"/>
          <w:sz w:val="32"/>
          <w:szCs w:val="32"/>
          <w:highlight w:val="none"/>
          <w:lang w:val="en-US" w:eastAsia="zh-CN"/>
        </w:rPr>
        <w:t>负责人、应用负责人、业务方接口人。</w:t>
      </w:r>
    </w:p>
    <w:p w14:paraId="3BD3C1E9">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如故障等级达到升级阈值，立即向上级管理者和相关支撑团队（安全、DBA、网络等）升级通报。</w:t>
      </w:r>
    </w:p>
    <w:p w14:paraId="7B8432DD">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建立应急沟通群组，保持信息同步，避免多头沟通造成信息不一致。</w:t>
      </w:r>
    </w:p>
    <w:p w14:paraId="11701104">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（3）应急决策与处置授权</w:t>
      </w:r>
    </w:p>
    <w:p w14:paraId="531BC546">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由运维负责人或应急指挥人根据故障等级和影响面，决策处置方案（隔离、重启、回滚、切换等）。</w:t>
      </w:r>
    </w:p>
    <w:p w14:paraId="5477925E">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关键操作（如主备切换、数据变更）需走应急审批流程，确保操作可追溯、可回退。</w:t>
      </w:r>
    </w:p>
    <w:p w14:paraId="4CA3DC74">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明确处置分工，指定执行人、复核人，避免操作混乱。</w:t>
      </w:r>
    </w:p>
    <w:p w14:paraId="0A8F6C9C">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（4）恢复验证与业务确认</w:t>
      </w:r>
    </w:p>
    <w:p w14:paraId="5E4FCB7B">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处置完成后，由执行人验证技术指标恢复正常（服务状态、资源使用率、连接池等）。</w:t>
      </w:r>
    </w:p>
    <w:p w14:paraId="3B85B021">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由业务方或应用负责人确认业务功能恢复正常，用户侧感知已消除。</w:t>
      </w:r>
    </w:p>
    <w:p w14:paraId="1ABFAD57">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持续观察15-30分钟，确保故障不反复。</w:t>
      </w:r>
    </w:p>
    <w:p w14:paraId="7629A1CF">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（5）归档记录与复盘改进</w:t>
      </w:r>
    </w:p>
    <w:p w14:paraId="3398F442">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所有应急操作记录纳入变更管理或故障管理台账，包括发现时间、处置过程、恢复时间、参与人员。</w:t>
      </w:r>
    </w:p>
    <w:p w14:paraId="55C387A6">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组织复盘会议，分析故障根因，识别管理或技术层面的改进点。</w:t>
      </w:r>
    </w:p>
    <w:p w14:paraId="1B2488D2">
      <w:pPr>
        <w:keepNext w:val="0"/>
        <w:keepLines w:val="0"/>
        <w:pageBreakBefore w:val="0"/>
        <w:tabs>
          <w:tab w:val="left" w:pos="720"/>
        </w:tabs>
        <w:kinsoku/>
        <w:wordWrap/>
        <w:overflowPunct/>
        <w:topLinePunct w:val="0"/>
        <w:autoSpaceDE/>
        <w:autoSpaceDN/>
        <w:bidi w:val="0"/>
        <w:adjustRightInd/>
        <w:snapToGrid w:val="0"/>
        <w:spacing w:line="360" w:lineRule="auto"/>
        <w:ind w:left="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highlight w:val="none"/>
          <w:lang w:val="en-US" w:eastAsia="zh-CN"/>
        </w:rPr>
        <w:t>输出故障报告，更新应急预案和监控策略，避免同类故障再次发生。</w:t>
      </w:r>
    </w:p>
    <w:p w14:paraId="1A2157F9">
      <w:pPr>
        <w:pStyle w:val="3"/>
        <w:keepNext/>
        <w:keepLines/>
        <w:pageBreakBefore w:val="0"/>
        <w:widowControl w:val="0"/>
        <w:numPr>
          <w:ilvl w:val="0"/>
          <w:numId w:val="0"/>
        </w:numPr>
        <w:tabs>
          <w:tab w:val="left" w:pos="0"/>
        </w:tabs>
        <w:kinsoku/>
        <w:wordWrap/>
        <w:overflowPunct/>
        <w:topLinePunct w:val="0"/>
        <w:autoSpaceDE/>
        <w:autoSpaceDN/>
        <w:bidi w:val="0"/>
        <w:adjustRightInd/>
        <w:snapToGrid/>
        <w:spacing w:before="20" w:after="20" w:line="413" w:lineRule="auto"/>
        <w:ind w:leftChars="0"/>
        <w:textAlignment w:val="auto"/>
        <w:rPr>
          <w:rFonts w:hint="eastAsia" w:ascii="仿宋_GB2312" w:hAnsi="仿宋_GB2312" w:eastAsia="仿宋_GB2312" w:cs="仿宋_GB2312"/>
          <w:b/>
          <w:lang w:val="en-US" w:eastAsia="zh-CN"/>
        </w:rPr>
      </w:pPr>
      <w:bookmarkStart w:id="109" w:name="_Toc23043"/>
      <w:bookmarkStart w:id="110" w:name="_Toc1316"/>
      <w:r>
        <w:rPr>
          <w:rFonts w:hint="eastAsia" w:ascii="仿宋_GB2312" w:hAnsi="仿宋_GB2312" w:eastAsia="仿宋_GB2312" w:cs="仿宋_GB2312"/>
          <w:b/>
          <w:lang w:val="en-US" w:eastAsia="zh-CN"/>
        </w:rPr>
        <w:t>第二章 跨专业协同</w:t>
      </w:r>
      <w:bookmarkEnd w:id="107"/>
      <w:bookmarkEnd w:id="109"/>
      <w:bookmarkEnd w:id="110"/>
    </w:p>
    <w:p w14:paraId="06385AC4">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11" w:name="_Toc29276"/>
      <w:bookmarkStart w:id="112" w:name="_Toc10779"/>
      <w:bookmarkStart w:id="113" w:name="_Toc29458"/>
      <w:r>
        <w:rPr>
          <w:rFonts w:hint="eastAsia" w:ascii="仿宋_GB2312" w:hAnsi="仿宋_GB2312" w:eastAsia="仿宋_GB2312" w:cs="仿宋_GB2312"/>
          <w:b/>
          <w:bCs/>
          <w:kern w:val="2"/>
          <w:sz w:val="32"/>
          <w:szCs w:val="32"/>
          <w:lang w:val="en-US" w:eastAsia="zh-CN" w:bidi="ar-SA"/>
        </w:rPr>
        <w:t>（一）直接相关跨专业及责任分工</w:t>
      </w:r>
      <w:bookmarkEnd w:id="111"/>
      <w:bookmarkEnd w:id="112"/>
    </w:p>
    <w:p w14:paraId="4BEAB436">
      <w:pPr>
        <w:keepNext w:val="0"/>
        <w:keepLines w:val="0"/>
        <w:pageBreakBefore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highlight w:val="none"/>
          <w:lang w:val="en-US" w:eastAsia="zh-CN"/>
        </w:rPr>
        <w:t xml:space="preserve"> 与</w:t>
      </w:r>
      <w:r>
        <w:rPr>
          <w:rFonts w:hint="eastAsia" w:ascii="仿宋_GB2312" w:hAnsi="仿宋_GB2312" w:eastAsia="仿宋_GB2312" w:cs="仿宋_GB2312"/>
          <w:b w:val="0"/>
          <w:bCs w:val="0"/>
          <w:kern w:val="2"/>
          <w:sz w:val="32"/>
          <w:szCs w:val="32"/>
          <w:highlight w:val="none"/>
          <w:lang w:val="en-US" w:eastAsia="zh-CN" w:bidi="ar-SA"/>
        </w:rPr>
        <w:t>网络运营支撑</w:t>
      </w:r>
      <w:r>
        <w:rPr>
          <w:rFonts w:hint="eastAsia" w:ascii="仿宋_GB2312" w:hAnsi="仿宋_GB2312" w:eastAsia="仿宋_GB2312" w:cs="仿宋_GB2312"/>
          <w:sz w:val="32"/>
          <w:szCs w:val="32"/>
          <w:highlight w:val="none"/>
          <w:lang w:val="en-US" w:eastAsia="zh-CN"/>
        </w:rPr>
        <w:t>专业直接相关的专业有接入网、核心网、承载网等专业。各专业责任业分工以《中国联通通信网络运行维护规程》总册中规定为准。</w:t>
      </w:r>
    </w:p>
    <w:p w14:paraId="07E84835">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网络运营支撑系统涉及到跨专业故障处理时，应积极与各个相关专业部门沟通协调，网络运营支撑系统归属部门为第一责任人，作为现场指挥人，把控全局，指导故障处理调度。</w:t>
      </w:r>
    </w:p>
    <w:p w14:paraId="5B1D0F6D">
      <w:pPr>
        <w:keepNext w:val="0"/>
        <w:keepLines w:val="0"/>
        <w:pageBreakBefore w:val="0"/>
        <w:widowControl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对于跨专业故障处理：</w:t>
      </w:r>
    </w:p>
    <w:p w14:paraId="09B22DB1">
      <w:pPr>
        <w:keepNext w:val="0"/>
        <w:keepLines w:val="0"/>
        <w:pageBreakBefore w:val="0"/>
        <w:widowControl/>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1、</w:t>
      </w:r>
      <w:r>
        <w:rPr>
          <w:rFonts w:hint="eastAsia" w:ascii="仿宋_GB2312" w:hAnsi="仿宋_GB2312" w:eastAsia="仿宋_GB2312" w:cs="仿宋_GB2312"/>
          <w:b w:val="0"/>
          <w:bCs w:val="0"/>
          <w:sz w:val="32"/>
          <w:szCs w:val="32"/>
          <w:highlight w:val="none"/>
        </w:rPr>
        <w:t>对于涉及多个专业</w:t>
      </w: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出现故障信息，称为跨专业故障。各专业应成立跨专业故障联动处理小组，制定跨专业故障处理应急预案，在发生跨专业障碍，且无法及时准确判定原因的情况下，</w:t>
      </w: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的维护人员应快速启动应急预案。</w:t>
      </w:r>
    </w:p>
    <w:p w14:paraId="5A151226">
      <w:pPr>
        <w:keepNext w:val="0"/>
        <w:keepLines w:val="0"/>
        <w:pageBreakBefore w:val="0"/>
        <w:widowControl/>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2、</w:t>
      </w:r>
      <w:r>
        <w:rPr>
          <w:rFonts w:hint="eastAsia" w:ascii="仿宋_GB2312" w:hAnsi="仿宋_GB2312" w:eastAsia="仿宋_GB2312" w:cs="仿宋_GB2312"/>
          <w:b w:val="0"/>
          <w:bCs w:val="0"/>
          <w:sz w:val="32"/>
          <w:szCs w:val="32"/>
          <w:highlight w:val="none"/>
        </w:rPr>
        <w:t>跨专业故障处理原则以发现故障的专业为主导，其它相关专业全力配合，不得相互推诿。确定故障发生根因后，由故障根因专业跟进故障处理进展，其他专业配合做好本专业内的调度工作，根因专业牵头出具故障分析报告。</w:t>
      </w:r>
    </w:p>
    <w:p w14:paraId="12C208B1">
      <w:pPr>
        <w:keepNext w:val="0"/>
        <w:keepLines w:val="0"/>
        <w:pageBreakBefore w:val="0"/>
        <w:widowControl/>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3、当下层基础设施发生故障时，下层基础设施维护专业人员应立即通知上层应用维护专业人员，由上层应用维护专业人员判断是否影响本系统的业务、是否需要启动应急预案，同时上层应用维护专业人员应积极协助下层基础设施维护专业人员进行故障的准确定位。</w:t>
      </w:r>
    </w:p>
    <w:p w14:paraId="4492CE9A">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14" w:name="_Toc28136"/>
      <w:bookmarkStart w:id="115" w:name="_Toc5711"/>
      <w:r>
        <w:rPr>
          <w:rFonts w:hint="eastAsia" w:ascii="仿宋_GB2312" w:hAnsi="仿宋_GB2312" w:eastAsia="仿宋_GB2312" w:cs="仿宋_GB2312"/>
          <w:b/>
          <w:bCs/>
          <w:kern w:val="2"/>
          <w:sz w:val="32"/>
          <w:szCs w:val="32"/>
          <w:lang w:val="en-US" w:eastAsia="zh-CN" w:bidi="ar-SA"/>
        </w:rPr>
        <w:t>（二）跨专业协同流程</w:t>
      </w:r>
      <w:bookmarkEnd w:id="113"/>
      <w:bookmarkEnd w:id="114"/>
      <w:bookmarkEnd w:id="115"/>
    </w:p>
    <w:p w14:paraId="51AE32AF">
      <w:pPr>
        <w:numPr>
          <w:ilvl w:val="0"/>
          <w:numId w:val="0"/>
        </w:numPr>
        <w:ind w:leftChars="200" w:firstLine="320" w:firstLineChars="1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sz w:val="32"/>
          <w:szCs w:val="32"/>
          <w:lang w:val="en-US" w:eastAsia="zh-CN"/>
        </w:rPr>
        <w:t>网络运营支撑系统</w:t>
      </w:r>
      <w:r>
        <w:rPr>
          <w:rFonts w:hint="eastAsia" w:ascii="仿宋_GB2312" w:hAnsi="仿宋_GB2312" w:eastAsia="仿宋_GB2312" w:cs="仿宋_GB2312"/>
          <w:b w:val="0"/>
          <w:bCs/>
          <w:sz w:val="32"/>
          <w:szCs w:val="32"/>
        </w:rPr>
        <w:t>跨专业故障处理流程</w:t>
      </w:r>
      <w:r>
        <w:rPr>
          <w:rFonts w:hint="eastAsia" w:ascii="仿宋_GB2312" w:hAnsi="仿宋_GB2312" w:eastAsia="仿宋_GB2312" w:cs="仿宋_GB2312"/>
          <w:b w:val="0"/>
          <w:bCs/>
          <w:sz w:val="32"/>
          <w:szCs w:val="32"/>
          <w:lang w:eastAsia="zh-CN"/>
        </w:rPr>
        <w:t>：</w:t>
      </w:r>
    </w:p>
    <w:p w14:paraId="2DEA3579">
      <w:pPr>
        <w:numPr>
          <w:ilvl w:val="0"/>
          <w:numId w:val="0"/>
        </w:numPr>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b w:val="0"/>
          <w:bCs/>
          <w:sz w:val="32"/>
          <w:szCs w:val="32"/>
          <w:lang w:val="en-US" w:eastAsia="zh-CN"/>
        </w:rPr>
        <w:t>网络运营支撑系统</w:t>
      </w:r>
      <w:r>
        <w:rPr>
          <w:rFonts w:hint="eastAsia" w:ascii="仿宋_GB2312" w:hAnsi="仿宋_GB2312" w:eastAsia="仿宋_GB2312" w:cs="仿宋_GB2312"/>
          <w:sz w:val="32"/>
          <w:szCs w:val="32"/>
        </w:rPr>
        <w:t>出现业务中断、业务指标下降、告警增加、投诉量大等异常情况，马上启动处理机制。</w:t>
      </w:r>
    </w:p>
    <w:p w14:paraId="21493D1F">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b w:val="0"/>
          <w:bCs/>
          <w:sz w:val="32"/>
          <w:szCs w:val="32"/>
          <w:lang w:val="en-US" w:eastAsia="zh-CN"/>
        </w:rPr>
        <w:t>网络运营支撑系统</w:t>
      </w:r>
      <w:r>
        <w:rPr>
          <w:rFonts w:hint="eastAsia" w:ascii="仿宋_GB2312" w:hAnsi="仿宋_GB2312" w:eastAsia="仿宋_GB2312" w:cs="仿宋_GB2312"/>
          <w:sz w:val="32"/>
          <w:szCs w:val="32"/>
          <w:lang w:val="en-US" w:eastAsia="zh-CN"/>
        </w:rPr>
        <w:t>无法判断是否系统自身原因引起的，启动跨专业协同机制。</w:t>
      </w:r>
    </w:p>
    <w:p w14:paraId="0D346FEF">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3）</w:t>
      </w:r>
      <w:r>
        <w:rPr>
          <w:rFonts w:hint="eastAsia" w:ascii="仿宋_GB2312" w:hAnsi="仿宋_GB2312" w:eastAsia="仿宋_GB2312" w:cs="仿宋_GB2312"/>
          <w:b w:val="0"/>
          <w:bCs w:val="0"/>
          <w:sz w:val="32"/>
          <w:szCs w:val="32"/>
          <w:highlight w:val="none"/>
        </w:rPr>
        <w:t>涉及到跨部门故障处理，应积极与各个相关部门沟通协调，</w:t>
      </w: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归属部门为第一责任人，作为现场指挥人，把控全局，指导故障处理调度，协调期间所需的技术支持人员、软硬件资源，负责事件的升级，相关团队运营人员快速集中，协同指挥调度，密切配合，尽最大可能缩短故障历时和缩小故障影响范围。</w:t>
      </w:r>
    </w:p>
    <w:p w14:paraId="7410F789">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（4）建立网络运营支撑系统故障通报制度，集团公司总部和省级分公司发现重大故障及较大故障后，应向网络运营支撑系统相关使用部门通报故障情况。</w:t>
      </w:r>
    </w:p>
    <w:p w14:paraId="0CD4F29F">
      <w:pPr>
        <w:pStyle w:val="3"/>
        <w:keepNext/>
        <w:keepLines/>
        <w:pageBreakBefore w:val="0"/>
        <w:widowControl w:val="0"/>
        <w:numPr>
          <w:ilvl w:val="0"/>
          <w:numId w:val="0"/>
        </w:numPr>
        <w:tabs>
          <w:tab w:val="left" w:pos="0"/>
        </w:tabs>
        <w:kinsoku/>
        <w:wordWrap/>
        <w:overflowPunct/>
        <w:topLinePunct w:val="0"/>
        <w:autoSpaceDE/>
        <w:autoSpaceDN/>
        <w:bidi w:val="0"/>
        <w:adjustRightInd/>
        <w:snapToGrid/>
        <w:spacing w:before="20" w:after="20" w:line="413" w:lineRule="auto"/>
        <w:ind w:leftChars="0"/>
        <w:textAlignment w:val="auto"/>
        <w:rPr>
          <w:rFonts w:hint="eastAsia" w:ascii="仿宋_GB2312" w:hAnsi="仿宋_GB2312" w:eastAsia="仿宋_GB2312" w:cs="仿宋_GB2312"/>
          <w:b/>
          <w:lang w:val="en-US" w:eastAsia="zh-CN"/>
        </w:rPr>
      </w:pPr>
      <w:bookmarkStart w:id="116" w:name="_Toc31532"/>
      <w:bookmarkStart w:id="117" w:name="_Toc24565"/>
      <w:bookmarkStart w:id="118" w:name="_Toc25048"/>
      <w:r>
        <w:rPr>
          <w:rFonts w:hint="eastAsia" w:ascii="仿宋_GB2312" w:hAnsi="仿宋_GB2312" w:eastAsia="仿宋_GB2312" w:cs="仿宋_GB2312"/>
          <w:b/>
          <w:lang w:val="en-US" w:eastAsia="zh-CN"/>
        </w:rPr>
        <w:t>第三章 事件控制</w:t>
      </w:r>
      <w:bookmarkEnd w:id="116"/>
      <w:bookmarkEnd w:id="117"/>
      <w:bookmarkEnd w:id="118"/>
    </w:p>
    <w:p w14:paraId="008F29B7">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19" w:name="_Toc10884"/>
      <w:bookmarkStart w:id="120" w:name="_Toc5482"/>
      <w:bookmarkStart w:id="121" w:name="_Toc10903"/>
      <w:r>
        <w:rPr>
          <w:rFonts w:hint="eastAsia" w:ascii="仿宋_GB2312" w:hAnsi="仿宋_GB2312" w:eastAsia="仿宋_GB2312" w:cs="仿宋_GB2312"/>
          <w:b/>
          <w:bCs/>
          <w:kern w:val="2"/>
          <w:sz w:val="32"/>
          <w:szCs w:val="32"/>
          <w:lang w:val="en-US" w:eastAsia="zh-CN" w:bidi="ar-SA"/>
        </w:rPr>
        <w:t>（一）监测处置</w:t>
      </w:r>
      <w:bookmarkEnd w:id="119"/>
      <w:bookmarkEnd w:id="120"/>
      <w:bookmarkEnd w:id="121"/>
    </w:p>
    <w:p w14:paraId="0840284D">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 监测范围</w:t>
      </w:r>
    </w:p>
    <w:p w14:paraId="6F0F43C8">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聚焦网络运营支撑系统全生命周期，涵盖核心服务器、网络设备（交换机、路由器）、数据库、存储设备、操作系统、应用系统、网络链路及基础设施，重点监测系统故障、网络中断、设备异常、数据泄露、网络攻击、配置错误、供电异常等各类突发事件，覆盖网络运营支撑系统运行、运维全环节，确保无监测死角。</w:t>
      </w:r>
    </w:p>
    <w:p w14:paraId="1DDCFA1E">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监测方式</w:t>
      </w:r>
    </w:p>
    <w:p w14:paraId="177B822B">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技术监测：部署系统监控平台、日志分析系统、入侵检测/防御系统等工具，实时监测系统运行状况、业务运行状态和服务质量，自动监控告警；制定定期巡检计划，对系统应用软件、组件数据库、基础设施进行监控巡检，主动发现异常情况及性能瓶颈。</w:t>
      </w:r>
    </w:p>
    <w:p w14:paraId="76F60C14">
      <w:pPr>
        <w:numPr>
          <w:ilvl w:val="0"/>
          <w:numId w:val="0"/>
        </w:numPr>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处置要求</w:t>
      </w:r>
    </w:p>
    <w:p w14:paraId="214B5BF3">
      <w:pPr>
        <w:numPr>
          <w:ilvl w:val="0"/>
          <w:numId w:val="0"/>
        </w:numPr>
        <w:ind w:firstLine="640" w:firstLineChars="200"/>
        <w:jc w:val="left"/>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sz w:val="32"/>
          <w:szCs w:val="32"/>
          <w:lang w:val="en-US" w:eastAsia="zh-CN"/>
        </w:rPr>
        <w:t>在网络运营支撑系统发生故障时，应加强对故障系统的监测，及时掌握故障影响范围、时长。在不影响其他正常业务安全的情况下，尽可能疏导受影响的业务，降低故障对用户业务使用的影响。</w:t>
      </w:r>
    </w:p>
    <w:p w14:paraId="230E1A15">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22" w:name="_Toc31644"/>
      <w:bookmarkStart w:id="123" w:name="_Toc20966"/>
      <w:bookmarkStart w:id="124" w:name="_Toc25567"/>
      <w:r>
        <w:rPr>
          <w:rFonts w:hint="eastAsia" w:ascii="仿宋_GB2312" w:hAnsi="仿宋_GB2312" w:eastAsia="仿宋_GB2312" w:cs="仿宋_GB2312"/>
          <w:b/>
          <w:bCs/>
          <w:kern w:val="2"/>
          <w:sz w:val="32"/>
          <w:szCs w:val="32"/>
          <w:lang w:val="en-US" w:eastAsia="zh-CN" w:bidi="ar-SA"/>
        </w:rPr>
        <w:t>（二）指挥调度</w:t>
      </w:r>
      <w:bookmarkEnd w:id="122"/>
      <w:bookmarkEnd w:id="123"/>
      <w:bookmarkEnd w:id="124"/>
    </w:p>
    <w:p w14:paraId="0EC8F058">
      <w:pPr>
        <w:keepNext w:val="0"/>
        <w:keepLines w:val="0"/>
        <w:pageBreakBefore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网络运营支撑系统指挥调度实行“集团-省级”两级架构，遵循“统一领导、分级负责、协同联动、快速响应、闭环管理”的原则，各级组织明确组成人员及职责边界，确保上下联动、横向协同，确保指挥调度指令清晰、资源集中、处置高效。</w:t>
      </w:r>
    </w:p>
    <w:p w14:paraId="1739AD60">
      <w:pPr>
        <w:keepNext w:val="0"/>
        <w:keepLines w:val="0"/>
        <w:pageBreakBefore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rPr>
          <w:rFonts w:hint="default"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red"/>
          <w:lang w:val="en-US" w:eastAsia="zh-CN"/>
          <w:rPrChange w:id="14" w:author=" " w:date="2026-06-17T15:31:22Z">
            <w:rPr>
              <w:rFonts w:hint="eastAsia" w:ascii="仿宋_GB2312" w:hAnsi="仿宋_GB2312" w:eastAsia="仿宋_GB2312" w:cs="仿宋_GB2312"/>
              <w:bCs/>
              <w:color w:val="auto"/>
              <w:sz w:val="32"/>
              <w:szCs w:val="32"/>
              <w:highlight w:val="none"/>
              <w:lang w:val="en-US" w:eastAsia="zh-CN"/>
            </w:rPr>
          </w:rPrChange>
        </w:rPr>
        <w:t>集团级指挥调度组统筹全网重大故障、跨省级重大应急事件、总部直管网络运营支撑系统一般及以上故障的指挥调度；省级指挥调度组负责省级网络运营支撑系统一般及以上故障、省级应急重保的指挥调度</w:t>
      </w:r>
      <w:ins w:id="15" w:author=" " w:date="2026-06-17T15:31:53Z">
        <w:r>
          <w:rPr>
            <w:rFonts w:hint="eastAsia" w:ascii="仿宋_GB2312" w:hAnsi="仿宋_GB2312" w:eastAsia="仿宋_GB2312" w:cs="仿宋_GB2312"/>
            <w:bCs/>
            <w:color w:val="auto"/>
            <w:sz w:val="32"/>
            <w:szCs w:val="32"/>
            <w:highlight w:val="red"/>
            <w:lang w:val="en-US" w:eastAsia="zh-CN"/>
          </w:rPr>
          <w:t xml:space="preserve"> 。</w:t>
        </w:r>
      </w:ins>
      <w:r>
        <w:rPr>
          <w:rFonts w:hint="eastAsia" w:ascii="仿宋_GB2312" w:hAnsi="仿宋_GB2312" w:eastAsia="仿宋_GB2312" w:cs="仿宋_GB2312"/>
          <w:bCs/>
          <w:color w:val="auto"/>
          <w:sz w:val="32"/>
          <w:szCs w:val="32"/>
          <w:highlight w:val="none"/>
          <w:lang w:val="en-US" w:eastAsia="zh-CN"/>
        </w:rPr>
        <w:t>。</w:t>
      </w:r>
      <w:ins w:id="16" w:author=" " w:date="2026-06-17T15:32:03Z">
        <w:r>
          <w:rPr>
            <w:rFonts w:hint="eastAsia" w:ascii="仿宋_GB2312" w:hAnsi="仿宋_GB2312" w:eastAsia="仿宋_GB2312" w:cs="仿宋_GB2312"/>
            <w:bCs/>
            <w:color w:val="auto"/>
            <w:sz w:val="32"/>
            <w:szCs w:val="32"/>
            <w:highlight w:val="none"/>
            <w:lang w:val="en-US" w:eastAsia="zh-CN"/>
          </w:rPr>
          <w:t>（</w:t>
        </w:r>
      </w:ins>
      <w:ins w:id="17" w:author=" " w:date="2026-06-17T15:32:09Z">
        <w:r>
          <w:rPr>
            <w:rFonts w:hint="eastAsia" w:ascii="仿宋_GB2312" w:hAnsi="仿宋_GB2312" w:eastAsia="仿宋_GB2312" w:cs="仿宋_GB2312"/>
            <w:bCs/>
            <w:color w:val="auto"/>
            <w:sz w:val="32"/>
            <w:szCs w:val="32"/>
            <w:highlight w:val="none"/>
            <w:lang w:val="en-US" w:eastAsia="zh-CN"/>
          </w:rPr>
          <w:t>要</w:t>
        </w:r>
      </w:ins>
      <w:ins w:id="18" w:author=" " w:date="2026-06-17T15:32:10Z">
        <w:r>
          <w:rPr>
            <w:rFonts w:hint="eastAsia" w:ascii="仿宋_GB2312" w:hAnsi="仿宋_GB2312" w:eastAsia="仿宋_GB2312" w:cs="仿宋_GB2312"/>
            <w:bCs/>
            <w:color w:val="auto"/>
            <w:sz w:val="32"/>
            <w:szCs w:val="32"/>
            <w:highlight w:val="none"/>
            <w:lang w:val="en-US" w:eastAsia="zh-CN"/>
          </w:rPr>
          <w:t>加入</w:t>
        </w:r>
      </w:ins>
      <w:ins w:id="19" w:author=" " w:date="2026-06-17T15:32:12Z">
        <w:r>
          <w:rPr>
            <w:rFonts w:hint="eastAsia" w:ascii="仿宋_GB2312" w:hAnsi="仿宋_GB2312" w:eastAsia="仿宋_GB2312" w:cs="仿宋_GB2312"/>
            <w:bCs/>
            <w:color w:val="auto"/>
            <w:sz w:val="32"/>
            <w:szCs w:val="32"/>
            <w:highlight w:val="none"/>
            <w:lang w:val="en-US" w:eastAsia="zh-CN"/>
          </w:rPr>
          <w:t>地市</w:t>
        </w:r>
      </w:ins>
      <w:ins w:id="20" w:author=" " w:date="2026-06-17T15:32:04Z">
        <w:r>
          <w:rPr>
            <w:rFonts w:hint="eastAsia" w:ascii="仿宋_GB2312" w:hAnsi="仿宋_GB2312" w:eastAsia="仿宋_GB2312" w:cs="仿宋_GB2312"/>
            <w:bCs/>
            <w:color w:val="auto"/>
            <w:sz w:val="32"/>
            <w:szCs w:val="32"/>
            <w:highlight w:val="none"/>
            <w:lang w:val="en-US" w:eastAsia="zh-CN"/>
          </w:rPr>
          <w:t>）</w:t>
        </w:r>
      </w:ins>
    </w:p>
    <w:p w14:paraId="6A582889">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25" w:name="_Toc18869"/>
      <w:bookmarkStart w:id="126" w:name="_Toc16430"/>
      <w:bookmarkStart w:id="127" w:name="_Toc17014"/>
      <w:r>
        <w:rPr>
          <w:rFonts w:hint="eastAsia" w:ascii="仿宋_GB2312" w:hAnsi="仿宋_GB2312" w:eastAsia="仿宋_GB2312" w:cs="仿宋_GB2312"/>
          <w:b/>
          <w:bCs/>
          <w:kern w:val="2"/>
          <w:sz w:val="32"/>
          <w:szCs w:val="32"/>
          <w:lang w:val="en-US" w:eastAsia="zh-CN" w:bidi="ar-SA"/>
        </w:rPr>
        <w:t>（三）信息上报</w:t>
      </w:r>
      <w:bookmarkEnd w:id="125"/>
      <w:bookmarkEnd w:id="126"/>
      <w:bookmarkEnd w:id="127"/>
    </w:p>
    <w:p w14:paraId="6788109C">
      <w:pPr>
        <w:keepNext w:val="0"/>
        <w:keepLines w:val="0"/>
        <w:pageBreakBefore w:val="0"/>
        <w:numPr>
          <w:ilvl w:val="0"/>
          <w:numId w:val="0"/>
        </w:numPr>
        <w:tabs>
          <w:tab w:val="left" w:pos="720"/>
        </w:tabs>
        <w:kinsoku/>
        <w:wordWrap/>
        <w:overflowPunct/>
        <w:topLinePunct w:val="0"/>
        <w:autoSpaceDE/>
        <w:autoSpaceDN/>
        <w:bidi w:val="0"/>
        <w:adjustRightInd/>
        <w:snapToGrid w:val="0"/>
        <w:spacing w:line="360" w:lineRule="auto"/>
        <w:ind w:left="0" w:leftChars="0" w:firstLine="640" w:firstLineChars="200"/>
        <w:jc w:val="left"/>
        <w:rPr>
          <w:rFonts w:hint="eastAsia" w:ascii="仿宋_GB2312" w:hAnsi="仿宋_GB2312" w:eastAsia="仿宋_GB2312" w:cs="仿宋_GB2312"/>
          <w:b w:val="0"/>
          <w:bCs w:val="0"/>
          <w:kern w:val="2"/>
          <w:sz w:val="32"/>
          <w:szCs w:val="32"/>
          <w:highlight w:val="none"/>
          <w:lang w:val="en-US" w:eastAsia="zh-CN" w:bidi="ar-SA"/>
        </w:rPr>
      </w:pPr>
      <w:r>
        <w:rPr>
          <w:rFonts w:hint="eastAsia" w:ascii="仿宋_GB2312" w:hAnsi="仿宋_GB2312" w:eastAsia="仿宋_GB2312" w:cs="仿宋_GB2312"/>
          <w:b w:val="0"/>
          <w:bCs w:val="0"/>
          <w:kern w:val="2"/>
          <w:sz w:val="32"/>
          <w:szCs w:val="32"/>
          <w:highlight w:val="none"/>
          <w:lang w:val="en-US" w:eastAsia="zh-CN" w:bidi="ar-SA"/>
        </w:rPr>
        <w:t>各级网络运营支撑系统运营单位应严格按照网络故障管理办法、网络故障分级分类报送标准进行故障上报，不得迟报、瞒报、漏报，对违反规定的严格追究相关单位领导及责任人责任。</w:t>
      </w:r>
    </w:p>
    <w:p w14:paraId="7D123015">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28" w:name="_Toc24409"/>
      <w:bookmarkStart w:id="129" w:name="_Toc17786"/>
      <w:bookmarkStart w:id="130" w:name="_Toc11713"/>
      <w:r>
        <w:rPr>
          <w:rFonts w:hint="eastAsia" w:ascii="仿宋_GB2312" w:hAnsi="仿宋_GB2312" w:eastAsia="仿宋_GB2312" w:cs="仿宋_GB2312"/>
          <w:b/>
          <w:bCs/>
          <w:kern w:val="2"/>
          <w:sz w:val="32"/>
          <w:szCs w:val="32"/>
          <w:lang w:val="en-US" w:eastAsia="zh-CN" w:bidi="ar-SA"/>
        </w:rPr>
        <w:t>（四）操作步骤</w:t>
      </w:r>
      <w:bookmarkEnd w:id="128"/>
      <w:bookmarkEnd w:id="129"/>
      <w:bookmarkEnd w:id="130"/>
    </w:p>
    <w:p w14:paraId="0B8800A8">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凡系统发生故障或事故时，</w:t>
      </w: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维护人员必须立即组织抢修，协调厂家技术支撑人员及时响应。对于重大故障应立即上报。</w:t>
      </w:r>
    </w:p>
    <w:p w14:paraId="29536B2B">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维护人员应熟悉故障处理流程，熟练掌握故障处理操作步骤和方法，严格按照应急预案和维护手册等相关规范进行处理，对可能扩大故障影响的操作，需提前上报审批。</w:t>
      </w:r>
    </w:p>
    <w:p w14:paraId="6768FEB7">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故障处理应遵循端到端的原则以及“先抢通，后修复；先核心，后边缘；先本端，后对端；先网内，后网间；先政要客户，后商业客户，分故障等级进行处理”的原则。当两个以上的故障同时发生时，对重大故障、影响业务开通与服务保障的故障等予以优先处理。</w:t>
      </w:r>
    </w:p>
    <w:p w14:paraId="3D71C589">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维护人员在处理故障时，必须对各种告警信息、故障显示、故障记录报告等认真分析，严格按照相关规范处置。</w:t>
      </w:r>
    </w:p>
    <w:p w14:paraId="17042ACE">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Cs/>
          <w:color w:val="auto"/>
          <w:sz w:val="32"/>
          <w:szCs w:val="32"/>
          <w:highlight w:val="none"/>
          <w:lang w:val="en-US" w:eastAsia="zh-CN"/>
        </w:rPr>
        <w:t>对于涉及跨专业的故障，按照跨专业协同流程处理。</w:t>
      </w:r>
    </w:p>
    <w:p w14:paraId="42F17873">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在重大事件及故障发生期间，</w:t>
      </w:r>
      <w:r>
        <w:rPr>
          <w:rFonts w:hint="eastAsia" w:ascii="仿宋_GB2312" w:hAnsi="仿宋_GB2312" w:eastAsia="仿宋_GB2312" w:cs="仿宋_GB2312"/>
          <w:b w:val="0"/>
          <w:bCs w:val="0"/>
          <w:sz w:val="32"/>
          <w:szCs w:val="32"/>
          <w:highlight w:val="none"/>
          <w:lang w:eastAsia="zh-CN"/>
        </w:rPr>
        <w:t>网络运营支撑系统</w:t>
      </w:r>
      <w:r>
        <w:rPr>
          <w:rFonts w:hint="eastAsia" w:ascii="仿宋_GB2312" w:hAnsi="仿宋_GB2312" w:eastAsia="仿宋_GB2312" w:cs="仿宋_GB2312"/>
          <w:b w:val="0"/>
          <w:bCs w:val="0"/>
          <w:sz w:val="32"/>
          <w:szCs w:val="32"/>
          <w:highlight w:val="none"/>
        </w:rPr>
        <w:t>维护人员组织集中排障，获取一线反馈的信息及时传递至团队内部，提供监控告警支持，组织相关人员对故障进行分析诊断，确认是否启动应急预案，在故障处理或应急预案实施后验证确认问题是否得到解决。</w:t>
      </w:r>
    </w:p>
    <w:p w14:paraId="4AFE568D">
      <w:pPr>
        <w:keepNext w:val="0"/>
        <w:keepLines w:val="0"/>
        <w:pageBreakBefore w:val="0"/>
        <w:widowControl w:val="0"/>
        <w:numPr>
          <w:ilvl w:val="0"/>
          <w:numId w:val="7"/>
        </w:numPr>
        <w:tabs>
          <w:tab w:val="clear" w:pos="987"/>
        </w:tabs>
        <w:kinsoku/>
        <w:wordWrap/>
        <w:overflowPunct/>
        <w:topLinePunct w:val="0"/>
        <w:autoSpaceDE/>
        <w:autoSpaceDN/>
        <w:bidi w:val="0"/>
        <w:adjustRightInd/>
        <w:snapToGrid/>
        <w:spacing w:line="600" w:lineRule="exact"/>
        <w:ind w:left="0" w:firstLine="640" w:firstLineChars="200"/>
        <w:textAlignment w:val="auto"/>
        <w:rPr>
          <w:rFonts w:hint="eastAsia" w:ascii="仿宋_GB2312" w:hAnsi="仿宋_GB2312" w:eastAsia="仿宋_GB2312" w:cs="仿宋_GB2312"/>
          <w:b w:val="0"/>
          <w:bCs w:val="0"/>
          <w:sz w:val="32"/>
          <w:szCs w:val="32"/>
          <w:highlight w:val="none"/>
          <w:lang w:eastAsia="zh-CN"/>
        </w:rPr>
      </w:pPr>
      <w:r>
        <w:rPr>
          <w:rFonts w:hint="eastAsia" w:ascii="仿宋_GB2312" w:hAnsi="仿宋_GB2312" w:eastAsia="仿宋_GB2312" w:cs="仿宋_GB2312"/>
          <w:b w:val="0"/>
          <w:bCs w:val="0"/>
          <w:sz w:val="32"/>
          <w:szCs w:val="32"/>
          <w:highlight w:val="none"/>
          <w:lang w:eastAsia="zh-CN"/>
        </w:rPr>
        <w:t>建立网络运营支撑系统故障通报制度，集团公司总部和省级分公司公司发现重大故障及较大故障后，应向网络运营支撑系统相关使用部门通报故障情况。</w:t>
      </w:r>
    </w:p>
    <w:p w14:paraId="28DED0C6">
      <w:pPr>
        <w:pStyle w:val="4"/>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31" w:name="_Toc15846"/>
      <w:bookmarkStart w:id="132" w:name="_Toc8486"/>
      <w:bookmarkStart w:id="133" w:name="_Toc10754"/>
      <w:r>
        <w:rPr>
          <w:rFonts w:hint="eastAsia" w:ascii="仿宋_GB2312" w:hAnsi="仿宋_GB2312" w:eastAsia="仿宋_GB2312" w:cs="仿宋_GB2312"/>
          <w:b/>
          <w:bCs/>
          <w:kern w:val="2"/>
          <w:sz w:val="32"/>
          <w:szCs w:val="32"/>
          <w:lang w:val="en-US" w:eastAsia="zh-CN" w:bidi="ar-SA"/>
        </w:rPr>
        <w:t>（五）应急终止</w:t>
      </w:r>
      <w:bookmarkEnd w:id="131"/>
      <w:bookmarkEnd w:id="132"/>
      <w:bookmarkEnd w:id="133"/>
    </w:p>
    <w:p w14:paraId="400F33EE">
      <w:pPr>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故障处理完成后，网络运营支撑系统维护人员应及时进行结果反馈，待业务测试正常或与受影响的客户确认业务已恢复后，正式结束应急响应状态、停止应急处置行动。</w:t>
      </w:r>
    </w:p>
    <w:p w14:paraId="2F3F69CC">
      <w:pPr>
        <w:rPr>
          <w:rFonts w:hint="eastAsia" w:ascii="仿宋_GB2312" w:hAnsi="仿宋_GB2312" w:eastAsia="仿宋_GB2312" w:cs="仿宋_GB2312"/>
          <w:lang w:val="en-US" w:eastAsia="zh-CN"/>
        </w:rPr>
      </w:pPr>
      <w:r>
        <w:rPr>
          <w:rFonts w:hint="eastAsia" w:ascii="仿宋_GB2312" w:hAnsi="仿宋_GB2312" w:eastAsia="仿宋_GB2312" w:cs="仿宋_GB2312"/>
          <w:b/>
          <w:bCs/>
          <w:sz w:val="32"/>
          <w:szCs w:val="32"/>
          <w:lang w:val="en-US" w:eastAsia="zh-CN"/>
        </w:rPr>
        <w:br w:type="page"/>
      </w:r>
    </w:p>
    <w:p w14:paraId="38879C5A">
      <w:pPr>
        <w:numPr>
          <w:ilvl w:val="0"/>
          <w:numId w:val="8"/>
        </w:numPr>
        <w:kinsoku w:val="0"/>
        <w:autoSpaceDE w:val="0"/>
        <w:autoSpaceDN w:val="0"/>
        <w:bidi w:val="0"/>
        <w:adjustRightInd w:val="0"/>
        <w:snapToGrid w:val="0"/>
        <w:spacing w:line="240" w:lineRule="auto"/>
        <w:ind w:leftChars="0"/>
        <w:jc w:val="center"/>
        <w:textAlignment w:val="baseline"/>
        <w:outlineLvl w:val="0"/>
        <w:rPr>
          <w:rFonts w:hint="eastAsia" w:ascii="仿宋_GB2312" w:hAnsi="宋体" w:eastAsia="仿宋_GB2312" w:cs="仿宋_GB2312"/>
          <w:b/>
          <w:bCs/>
          <w:color w:val="000000"/>
          <w:sz w:val="43"/>
          <w:szCs w:val="43"/>
        </w:rPr>
      </w:pPr>
      <w:bookmarkStart w:id="134" w:name="_Toc8844"/>
      <w:bookmarkStart w:id="135" w:name="_Toc29709"/>
      <w:r>
        <w:rPr>
          <w:rFonts w:hint="eastAsia" w:ascii="仿宋_GB2312" w:hAnsi="宋体" w:eastAsia="仿宋_GB2312" w:cs="仿宋_GB2312"/>
          <w:b/>
          <w:bCs/>
          <w:color w:val="000000"/>
          <w:sz w:val="43"/>
          <w:szCs w:val="43"/>
        </w:rPr>
        <w:t>抢通抢修部分</w:t>
      </w:r>
      <w:bookmarkEnd w:id="134"/>
      <w:bookmarkEnd w:id="135"/>
    </w:p>
    <w:p w14:paraId="033AD409">
      <w:pPr>
        <w:numPr>
          <w:ilvl w:val="0"/>
          <w:numId w:val="9"/>
        </w:numPr>
        <w:kinsoku w:val="0"/>
        <w:autoSpaceDE w:val="0"/>
        <w:autoSpaceDN w:val="0"/>
        <w:bidi w:val="0"/>
        <w:adjustRightInd w:val="0"/>
        <w:snapToGrid w:val="0"/>
        <w:spacing w:line="240" w:lineRule="auto"/>
        <w:jc w:val="left"/>
        <w:textAlignment w:val="baseline"/>
        <w:outlineLvl w:val="1"/>
        <w:rPr>
          <w:rFonts w:hint="eastAsia" w:ascii="仿宋_GB2312" w:hAnsi="宋体" w:eastAsia="仿宋_GB2312" w:cs="仿宋_GB2312"/>
          <w:b/>
          <w:bCs/>
          <w:color w:val="000000"/>
          <w:sz w:val="31"/>
          <w:szCs w:val="31"/>
        </w:rPr>
      </w:pPr>
      <w:bookmarkStart w:id="136" w:name="_Toc7882"/>
      <w:r>
        <w:rPr>
          <w:rFonts w:hint="eastAsia" w:ascii="仿宋_GB2312" w:hAnsi="宋体" w:eastAsia="仿宋_GB2312" w:cs="仿宋_GB2312"/>
          <w:b/>
          <w:bCs/>
          <w:color w:val="000000"/>
          <w:sz w:val="31"/>
          <w:szCs w:val="31"/>
          <w:lang w:val="en-US" w:eastAsia="zh-CN"/>
        </w:rPr>
        <w:t xml:space="preserve"> </w:t>
      </w:r>
      <w:bookmarkStart w:id="137" w:name="_Toc7434"/>
      <w:r>
        <w:rPr>
          <w:rFonts w:hint="eastAsia" w:ascii="仿宋_GB2312" w:hAnsi="宋体" w:eastAsia="仿宋_GB2312" w:cs="仿宋_GB2312"/>
          <w:b/>
          <w:bCs/>
          <w:color w:val="000000"/>
          <w:sz w:val="31"/>
          <w:szCs w:val="31"/>
        </w:rPr>
        <w:t>处置措施</w:t>
      </w:r>
      <w:bookmarkEnd w:id="136"/>
      <w:bookmarkEnd w:id="137"/>
    </w:p>
    <w:p w14:paraId="36D19700">
      <w:pPr>
        <w:pStyle w:val="9"/>
        <w:numPr>
          <w:ilvl w:val="0"/>
          <w:numId w:val="10"/>
        </w:numPr>
        <w:bidi w:val="0"/>
        <w:rPr>
          <w:rFonts w:hint="eastAsia" w:ascii="仿宋_GB2312" w:hAnsi="宋体" w:eastAsia="仿宋_GB2312" w:cs="仿宋_GB2312"/>
          <w:b w:val="0"/>
          <w:bCs w:val="0"/>
          <w:color w:val="000000"/>
          <w:sz w:val="31"/>
          <w:szCs w:val="31"/>
        </w:rPr>
      </w:pPr>
      <w:r>
        <w:rPr>
          <w:rFonts w:hint="eastAsia" w:ascii="仿宋_GB2312" w:hAnsi="宋体" w:eastAsia="仿宋_GB2312" w:cs="仿宋_GB2312"/>
          <w:b/>
          <w:bCs/>
          <w:color w:val="000000"/>
          <w:sz w:val="31"/>
          <w:szCs w:val="31"/>
        </w:rPr>
        <w:t xml:space="preserve">现场操作指南 </w:t>
      </w:r>
      <w:r>
        <w:rPr>
          <w:rFonts w:hint="eastAsia" w:ascii="仿宋_GB2312" w:hAnsi="宋体" w:eastAsia="仿宋_GB2312" w:cs="仿宋_GB2312"/>
          <w:b w:val="0"/>
          <w:bCs w:val="0"/>
          <w:color w:val="000000"/>
          <w:sz w:val="31"/>
          <w:szCs w:val="31"/>
        </w:rPr>
        <w:t>现场操作指南应包含抢通抢修优先级、操作影响评估、 操作准备工作、详细操作步骤、测试内容、操作后系统检查、 回退方案和步骤等，以及需协同配合操作专业、用户告知及 客服投诉口径。</w:t>
      </w:r>
    </w:p>
    <w:p w14:paraId="6548BBD9">
      <w:pPr>
        <w:pStyle w:val="9"/>
        <w:numPr>
          <w:ilvl w:val="0"/>
          <w:numId w:val="10"/>
        </w:numPr>
        <w:bidi w:val="0"/>
        <w:rPr>
          <w:rFonts w:hint="eastAsia" w:ascii="仿宋_GB2312" w:hAnsi="宋体" w:eastAsia="仿宋_GB2312" w:cs="仿宋_GB2312"/>
          <w:b w:val="0"/>
          <w:bCs w:val="0"/>
          <w:color w:val="000000"/>
          <w:sz w:val="31"/>
          <w:szCs w:val="31"/>
        </w:rPr>
      </w:pPr>
      <w:r>
        <w:rPr>
          <w:rFonts w:hint="eastAsia" w:ascii="仿宋_GB2312" w:hAnsi="宋体" w:eastAsia="仿宋_GB2312" w:cs="仿宋_GB2312"/>
          <w:b/>
          <w:bCs/>
          <w:color w:val="000000"/>
          <w:sz w:val="31"/>
          <w:szCs w:val="31"/>
        </w:rPr>
        <w:t xml:space="preserve">力量调度 </w:t>
      </w:r>
      <w:r>
        <w:rPr>
          <w:rFonts w:hint="eastAsia" w:ascii="仿宋_GB2312" w:hAnsi="宋体" w:eastAsia="仿宋_GB2312" w:cs="仿宋_GB2312"/>
          <w:b w:val="0"/>
          <w:bCs w:val="0"/>
          <w:color w:val="000000"/>
          <w:sz w:val="31"/>
          <w:szCs w:val="31"/>
        </w:rPr>
        <w:t>抢通修复过程中，需要公司内部相关单位支援或协作事项，由相关部门或各级应急通信工作办公室根据公司应急通信领导小组授权进行调度。</w:t>
      </w:r>
    </w:p>
    <w:p w14:paraId="00420F17">
      <w:pPr>
        <w:pStyle w:val="9"/>
        <w:numPr>
          <w:ilvl w:val="0"/>
          <w:numId w:val="10"/>
        </w:numPr>
        <w:bidi w:val="0"/>
        <w:rPr>
          <w:rFonts w:hint="eastAsia" w:ascii="仿宋_GB2312" w:hAnsi="宋体" w:eastAsia="仿宋_GB2312" w:cs="仿宋_GB2312"/>
          <w:b w:val="0"/>
          <w:bCs w:val="0"/>
          <w:color w:val="000000"/>
          <w:sz w:val="31"/>
          <w:szCs w:val="31"/>
        </w:rPr>
      </w:pPr>
      <w:r>
        <w:rPr>
          <w:rFonts w:hint="eastAsia" w:ascii="仿宋_GB2312" w:hAnsi="宋体" w:eastAsia="仿宋_GB2312" w:cs="仿宋_GB2312"/>
          <w:b/>
          <w:bCs/>
          <w:color w:val="000000"/>
          <w:sz w:val="31"/>
          <w:szCs w:val="31"/>
        </w:rPr>
        <w:t xml:space="preserve">抢修恢复 </w:t>
      </w:r>
      <w:r>
        <w:rPr>
          <w:rFonts w:hint="eastAsia" w:ascii="仿宋_GB2312" w:hAnsi="宋体" w:eastAsia="仿宋_GB2312" w:cs="仿宋_GB2312"/>
          <w:b w:val="0"/>
          <w:bCs w:val="0"/>
          <w:color w:val="000000"/>
          <w:sz w:val="31"/>
          <w:szCs w:val="31"/>
        </w:rPr>
        <w:t>抢修恢复应遵循“先抢通，后修复；先核心，后边缘；先 本端，后对端；先网内，后网间；先政要客户，后商业客户，分故障等级进行处理”的原则。当两个以上的故障同时发生时，对重大故障、影响业务开通与服务保障的故障等予以优先处理。</w:t>
      </w:r>
    </w:p>
    <w:p w14:paraId="536AA2D1">
      <w:pPr>
        <w:numPr>
          <w:ilvl w:val="0"/>
          <w:numId w:val="0"/>
        </w:numPr>
        <w:kinsoku w:val="0"/>
        <w:autoSpaceDE w:val="0"/>
        <w:autoSpaceDN w:val="0"/>
        <w:bidi w:val="0"/>
        <w:adjustRightInd w:val="0"/>
        <w:snapToGrid w:val="0"/>
        <w:spacing w:line="240" w:lineRule="auto"/>
        <w:ind w:leftChars="0"/>
        <w:jc w:val="left"/>
        <w:textAlignment w:val="baseline"/>
        <w:rPr>
          <w:rFonts w:hint="eastAsia" w:ascii="仿宋_GB2312" w:hAnsi="宋体" w:eastAsia="仿宋_GB2312" w:cs="仿宋_GB2312"/>
          <w:b/>
          <w:bCs/>
          <w:color w:val="000000"/>
          <w:sz w:val="31"/>
          <w:szCs w:val="31"/>
        </w:rPr>
      </w:pPr>
    </w:p>
    <w:p w14:paraId="2DD5EF01">
      <w:pPr>
        <w:numPr>
          <w:ilvl w:val="0"/>
          <w:numId w:val="9"/>
        </w:numPr>
        <w:kinsoku w:val="0"/>
        <w:autoSpaceDE w:val="0"/>
        <w:autoSpaceDN w:val="0"/>
        <w:bidi w:val="0"/>
        <w:adjustRightInd w:val="0"/>
        <w:snapToGrid w:val="0"/>
        <w:spacing w:line="240" w:lineRule="auto"/>
        <w:ind w:left="0" w:leftChars="0" w:firstLine="0" w:firstLineChars="0"/>
        <w:jc w:val="left"/>
        <w:textAlignment w:val="baseline"/>
        <w:outlineLvl w:val="1"/>
        <w:rPr>
          <w:rFonts w:hint="eastAsia" w:ascii="仿宋_GB2312" w:hAnsi="宋体" w:eastAsia="仿宋_GB2312" w:cs="仿宋_GB2312"/>
          <w:b/>
          <w:bCs/>
          <w:color w:val="000000"/>
          <w:sz w:val="31"/>
          <w:szCs w:val="31"/>
        </w:rPr>
      </w:pPr>
      <w:bookmarkStart w:id="138" w:name="_Toc11188"/>
      <w:r>
        <w:rPr>
          <w:rFonts w:hint="eastAsia" w:ascii="仿宋_GB2312" w:hAnsi="宋体" w:eastAsia="仿宋_GB2312" w:cs="仿宋_GB2312"/>
          <w:b/>
          <w:bCs/>
          <w:color w:val="000000"/>
          <w:sz w:val="31"/>
          <w:szCs w:val="31"/>
          <w:lang w:val="en-US" w:eastAsia="zh-CN"/>
        </w:rPr>
        <w:t xml:space="preserve"> </w:t>
      </w:r>
      <w:bookmarkStart w:id="139" w:name="_Toc15666"/>
      <w:r>
        <w:rPr>
          <w:rFonts w:hint="eastAsia" w:ascii="仿宋_GB2312" w:hAnsi="宋体" w:eastAsia="仿宋_GB2312" w:cs="仿宋_GB2312"/>
          <w:b/>
          <w:bCs/>
          <w:color w:val="000000"/>
          <w:sz w:val="31"/>
          <w:szCs w:val="31"/>
        </w:rPr>
        <w:t>应急资源</w:t>
      </w:r>
      <w:bookmarkEnd w:id="138"/>
      <w:bookmarkEnd w:id="139"/>
      <w:r>
        <w:rPr>
          <w:rFonts w:hint="eastAsia" w:ascii="仿宋_GB2312" w:hAnsi="宋体" w:eastAsia="仿宋_GB2312" w:cs="仿宋_GB2312"/>
          <w:b/>
          <w:bCs/>
          <w:color w:val="000000"/>
          <w:sz w:val="31"/>
          <w:szCs w:val="31"/>
        </w:rPr>
        <w:t xml:space="preserve"> </w:t>
      </w:r>
    </w:p>
    <w:p w14:paraId="77DE19C1">
      <w:pPr>
        <w:pStyle w:val="9"/>
        <w:numPr>
          <w:ilvl w:val="0"/>
          <w:numId w:val="11"/>
        </w:numPr>
        <w:bidi w:val="0"/>
        <w:rPr>
          <w:rFonts w:hint="eastAsia" w:ascii="仿宋_GB2312" w:hAnsi="宋体" w:eastAsia="仿宋_GB2312" w:cs="仿宋_GB2312"/>
          <w:b w:val="0"/>
          <w:bCs w:val="0"/>
          <w:color w:val="000000"/>
          <w:sz w:val="31"/>
          <w:szCs w:val="31"/>
        </w:rPr>
      </w:pPr>
      <w:r>
        <w:rPr>
          <w:rFonts w:hint="eastAsia" w:ascii="仿宋_GB2312" w:hAnsi="宋体" w:eastAsia="仿宋_GB2312" w:cs="仿宋_GB2312"/>
          <w:b/>
          <w:bCs/>
          <w:color w:val="000000"/>
          <w:sz w:val="31"/>
          <w:szCs w:val="31"/>
        </w:rPr>
        <w:t xml:space="preserve">基础设施及物资保障 </w:t>
      </w:r>
      <w:r>
        <w:rPr>
          <w:rFonts w:hint="eastAsia" w:ascii="仿宋_GB2312" w:hAnsi="宋体" w:eastAsia="仿宋_GB2312" w:cs="仿宋_GB2312"/>
          <w:b w:val="0"/>
          <w:bCs w:val="0"/>
          <w:color w:val="000000"/>
          <w:sz w:val="31"/>
          <w:szCs w:val="31"/>
        </w:rPr>
        <w:t>1. 设立专用备品备件存储区域，配备符合备件保存要求 的存储设施，控制存储环境温湿度、防尘、防静电、防潮等条件，满足备件长期保存需求。2.备品备件领用需履行内部审批手续，明确领用配件信 息、领用用途等相关内容，领用后需专物专用，严禁转借、挪用；未使用的备件需及时归还，归还时需进行状态检测，确认完好后完善归还登记手续，更新库存信息；故障更换的 旧配件需及时交回，统一登记管理，按相关规定处置。 3. 建立备品备件库存台账，及时更新入库、领用、归还、 报废等相关记录；定期开展库存核对及全面盘点工作，核对 备件数量、规格、状态，排查库存异常情况，形成盘点报告； 对盘盈、盘亏等异常情况查明原因，按公司相关规定处理并 及时更新台账，确保账实一致。</w:t>
      </w:r>
    </w:p>
    <w:p w14:paraId="7FDC0A81">
      <w:pPr>
        <w:numPr>
          <w:ilvl w:val="0"/>
          <w:numId w:val="11"/>
        </w:numPr>
        <w:kinsoku w:val="0"/>
        <w:autoSpaceDE w:val="0"/>
        <w:autoSpaceDN w:val="0"/>
        <w:bidi w:val="0"/>
        <w:adjustRightInd w:val="0"/>
        <w:snapToGrid w:val="0"/>
        <w:spacing w:line="240" w:lineRule="auto"/>
        <w:ind w:left="0" w:leftChars="0" w:firstLine="0" w:firstLineChars="0"/>
        <w:jc w:val="left"/>
        <w:textAlignment w:val="baseline"/>
        <w:rPr>
          <w:rFonts w:hint="eastAsia" w:ascii="仿宋_GB2312" w:hAnsi="宋体" w:eastAsia="仿宋_GB2312" w:cs="仿宋_GB2312"/>
          <w:b/>
          <w:bCs/>
          <w:color w:val="000000"/>
          <w:sz w:val="31"/>
          <w:szCs w:val="31"/>
        </w:rPr>
      </w:pPr>
      <w:r>
        <w:rPr>
          <w:rFonts w:hint="eastAsia" w:ascii="仿宋_GB2312" w:hAnsi="宋体" w:eastAsia="仿宋_GB2312" w:cs="仿宋_GB2312"/>
          <w:b/>
          <w:bCs/>
          <w:color w:val="000000"/>
          <w:sz w:val="31"/>
          <w:szCs w:val="31"/>
        </w:rPr>
        <w:t>必备资料</w:t>
      </w:r>
    </w:p>
    <w:p w14:paraId="3D7D2E58">
      <w:pPr>
        <w:pStyle w:val="9"/>
        <w:numPr>
          <w:ilvl w:val="0"/>
          <w:numId w:val="12"/>
        </w:numPr>
        <w:bidi w:val="0"/>
        <w:rPr>
          <w:rFonts w:hint="eastAsia"/>
        </w:rPr>
      </w:pPr>
      <w:r>
        <w:rPr>
          <w:rFonts w:hint="eastAsia"/>
        </w:rPr>
        <w:t>抢通抢修应急预案（含故障场景对应的应急处置实施步骤、应急处置执行脚本、启动条件等）。</w:t>
      </w:r>
    </w:p>
    <w:p w14:paraId="5FFAA4ED">
      <w:pPr>
        <w:pStyle w:val="9"/>
        <w:numPr>
          <w:ilvl w:val="0"/>
          <w:numId w:val="12"/>
        </w:numPr>
        <w:bidi w:val="0"/>
        <w:rPr>
          <w:rFonts w:hint="eastAsia"/>
          <w:lang w:val="en-US" w:eastAsia="zh-CN"/>
        </w:rPr>
      </w:pPr>
      <w:r>
        <w:rPr>
          <w:rFonts w:hint="eastAsia"/>
        </w:rPr>
        <w:t xml:space="preserve">网络运营支撑系统架构拓扑图 </w:t>
      </w:r>
    </w:p>
    <w:p w14:paraId="349E9DB8">
      <w:pPr>
        <w:pStyle w:val="9"/>
        <w:numPr>
          <w:ilvl w:val="0"/>
          <w:numId w:val="12"/>
        </w:numPr>
        <w:bidi w:val="0"/>
        <w:rPr>
          <w:rFonts w:hint="eastAsia"/>
          <w:lang w:val="en-US" w:eastAsia="zh-CN"/>
        </w:rPr>
      </w:pPr>
      <w:r>
        <w:rPr>
          <w:rFonts w:hint="eastAsia"/>
        </w:rPr>
        <w:t>应急响应联系人及联系方式（含自有人员及厂家人员）。</w:t>
      </w:r>
    </w:p>
    <w:p w14:paraId="6BE4E891">
      <w:pPr>
        <w:numPr>
          <w:ilvl w:val="0"/>
          <w:numId w:val="0"/>
        </w:numPr>
        <w:kinsoku w:val="0"/>
        <w:autoSpaceDE w:val="0"/>
        <w:autoSpaceDN w:val="0"/>
        <w:bidi w:val="0"/>
        <w:adjustRightInd w:val="0"/>
        <w:snapToGrid w:val="0"/>
        <w:spacing w:line="240" w:lineRule="auto"/>
        <w:jc w:val="left"/>
        <w:textAlignment w:val="baseline"/>
        <w:rPr>
          <w:rFonts w:hint="eastAsia" w:ascii="仿宋_GB2312" w:hAnsi="宋体" w:eastAsia="仿宋_GB2312" w:cs="仿宋_GB2312"/>
          <w:b w:val="0"/>
          <w:bCs w:val="0"/>
          <w:color w:val="000000"/>
          <w:sz w:val="31"/>
          <w:szCs w:val="31"/>
          <w:lang w:val="en-US" w:eastAsia="zh-CN"/>
        </w:rPr>
      </w:pPr>
    </w:p>
    <w:p w14:paraId="5010DF78">
      <w:pPr>
        <w:pStyle w:val="3"/>
        <w:keepNext/>
        <w:keepLines/>
        <w:pageBreakBefore w:val="0"/>
        <w:widowControl w:val="0"/>
        <w:numPr>
          <w:ilvl w:val="0"/>
          <w:numId w:val="0"/>
        </w:numPr>
        <w:tabs>
          <w:tab w:val="left" w:pos="0"/>
        </w:tabs>
        <w:kinsoku/>
        <w:wordWrap/>
        <w:overflowPunct/>
        <w:topLinePunct w:val="0"/>
        <w:autoSpaceDE/>
        <w:autoSpaceDN/>
        <w:bidi w:val="0"/>
        <w:adjustRightInd/>
        <w:snapToGrid/>
        <w:spacing w:before="20" w:after="20" w:line="413" w:lineRule="auto"/>
        <w:ind w:leftChars="0"/>
        <w:textAlignment w:val="auto"/>
        <w:rPr>
          <w:rFonts w:hint="eastAsia" w:ascii="仿宋_GB2312" w:hAnsi="仿宋_GB2312" w:eastAsia="仿宋_GB2312" w:cs="仿宋_GB2312"/>
          <w:b/>
          <w:highlight w:val="green"/>
          <w:lang w:val="en-US" w:eastAsia="zh-CN"/>
        </w:rPr>
      </w:pPr>
      <w:bookmarkStart w:id="140" w:name="OLE_LINK8"/>
      <w:bookmarkStart w:id="141" w:name="_Toc25746"/>
      <w:bookmarkStart w:id="142" w:name="_Toc19139"/>
      <w:bookmarkStart w:id="143" w:name="_Toc613"/>
      <w:r>
        <w:rPr>
          <w:rFonts w:hint="eastAsia" w:ascii="仿宋_GB2312" w:hAnsi="仿宋_GB2312" w:eastAsia="仿宋_GB2312" w:cs="仿宋_GB2312"/>
          <w:b/>
          <w:lang w:val="en-US" w:eastAsia="zh-CN"/>
        </w:rPr>
        <w:t>第三章 联络表</w:t>
      </w:r>
      <w:bookmarkEnd w:id="140"/>
      <w:bookmarkEnd w:id="141"/>
      <w:bookmarkEnd w:id="142"/>
      <w:bookmarkEnd w:id="143"/>
    </w:p>
    <w:p w14:paraId="4FD46FC5">
      <w:pPr>
        <w:pStyle w:val="4"/>
        <w:keepNext/>
        <w:keepLines/>
        <w:pageBreakBefore w:val="0"/>
        <w:widowControl w:val="0"/>
        <w:numPr>
          <w:ilvl w:val="0"/>
          <w:numId w:val="13"/>
        </w:numPr>
        <w:kinsoku/>
        <w:wordWrap/>
        <w:overflowPunct/>
        <w:topLinePunct w:val="0"/>
        <w:autoSpaceDE/>
        <w:autoSpaceDN/>
        <w:bidi w:val="0"/>
        <w:adjustRightInd/>
        <w:snapToGrid/>
        <w:spacing w:before="0" w:beforeLines="0" w:beforeAutospacing="0" w:after="0" w:afterLines="0" w:afterAutospacing="0" w:line="360" w:lineRule="auto"/>
        <w:ind w:firstLine="643" w:firstLineChars="200"/>
        <w:textAlignment w:val="auto"/>
        <w:rPr>
          <w:rFonts w:hint="eastAsia" w:ascii="仿宋_GB2312" w:hAnsi="仿宋_GB2312" w:eastAsia="仿宋_GB2312" w:cs="仿宋_GB2312"/>
          <w:b/>
          <w:bCs/>
          <w:kern w:val="2"/>
          <w:sz w:val="32"/>
          <w:szCs w:val="32"/>
          <w:lang w:val="en-US" w:eastAsia="zh-CN" w:bidi="ar-SA"/>
        </w:rPr>
      </w:pPr>
      <w:bookmarkStart w:id="144" w:name="_Toc4160"/>
      <w:bookmarkStart w:id="145" w:name="_Toc18242"/>
      <w:bookmarkStart w:id="146" w:name="_Toc16679"/>
      <w:r>
        <w:rPr>
          <w:rFonts w:hint="eastAsia" w:ascii="仿宋_GB2312" w:hAnsi="仿宋_GB2312" w:eastAsia="仿宋_GB2312" w:cs="仿宋_GB2312"/>
          <w:b/>
          <w:bCs/>
          <w:kern w:val="2"/>
          <w:sz w:val="32"/>
          <w:szCs w:val="32"/>
          <w:lang w:val="en-US" w:eastAsia="zh-CN" w:bidi="ar-SA"/>
        </w:rPr>
        <w:t>应急人员联络表</w:t>
      </w:r>
      <w:bookmarkEnd w:id="144"/>
      <w:bookmarkEnd w:id="145"/>
      <w:bookmarkEnd w:id="146"/>
    </w:p>
    <w:tbl>
      <w:tblPr>
        <w:tblStyle w:val="18"/>
        <w:tblW w:w="46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0" w:type="dxa"/>
          <w:right w:w="15" w:type="dxa"/>
        </w:tblCellMar>
      </w:tblPr>
      <w:tblGrid>
        <w:gridCol w:w="751"/>
        <w:gridCol w:w="1554"/>
        <w:gridCol w:w="2575"/>
        <w:gridCol w:w="875"/>
        <w:gridCol w:w="1938"/>
      </w:tblGrid>
      <w:tr w14:paraId="29AA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0" w:type="dxa"/>
            <w:right w:w="15" w:type="dxa"/>
          </w:tblCellMar>
        </w:tblPrEx>
        <w:trPr>
          <w:trHeight w:val="562" w:hRule="atLeast"/>
        </w:trPr>
        <w:tc>
          <w:tcPr>
            <w:tcW w:w="488" w:type="pct"/>
            <w:shd w:val="clear" w:color="auto" w:fill="auto"/>
            <w:noWrap w:val="0"/>
            <w:vAlign w:val="center"/>
          </w:tcPr>
          <w:p w14:paraId="7D870E38">
            <w:pPr>
              <w:keepNext w:val="0"/>
              <w:keepLines w:val="0"/>
              <w:pageBreakBefore w:val="0"/>
              <w:kinsoku/>
              <w:wordWrap/>
              <w:overflowPunct/>
              <w:topLinePunct w:val="0"/>
              <w:autoSpaceDE/>
              <w:autoSpaceDN/>
              <w:bidi w:val="0"/>
              <w:adjustRightInd/>
              <w:snapToGrid w:val="0"/>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序号</w:t>
            </w:r>
          </w:p>
        </w:tc>
        <w:tc>
          <w:tcPr>
            <w:tcW w:w="1010" w:type="pct"/>
            <w:shd w:val="clear" w:color="auto" w:fill="auto"/>
            <w:noWrap w:val="0"/>
            <w:vAlign w:val="center"/>
          </w:tcPr>
          <w:p w14:paraId="04104277">
            <w:pPr>
              <w:keepNext w:val="0"/>
              <w:keepLines w:val="0"/>
              <w:pageBreakBefore w:val="0"/>
              <w:kinsoku/>
              <w:wordWrap/>
              <w:overflowPunct/>
              <w:topLinePunct w:val="0"/>
              <w:autoSpaceDE/>
              <w:autoSpaceDN/>
              <w:bidi w:val="0"/>
              <w:adjustRightInd/>
              <w:snapToGrid w:val="0"/>
              <w:jc w:val="left"/>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集团/省分</w:t>
            </w:r>
          </w:p>
        </w:tc>
        <w:tc>
          <w:tcPr>
            <w:tcW w:w="1673" w:type="pct"/>
            <w:shd w:val="clear" w:color="auto" w:fill="auto"/>
            <w:noWrap w:val="0"/>
            <w:vAlign w:val="center"/>
          </w:tcPr>
          <w:p w14:paraId="766D46B5">
            <w:pPr>
              <w:keepNext w:val="0"/>
              <w:keepLines w:val="0"/>
              <w:pageBreakBefore w:val="0"/>
              <w:kinsoku/>
              <w:wordWrap/>
              <w:overflowPunct/>
              <w:topLinePunct w:val="0"/>
              <w:autoSpaceDE/>
              <w:autoSpaceDN/>
              <w:bidi w:val="0"/>
              <w:adjustRightInd/>
              <w:snapToGrid w:val="0"/>
              <w:jc w:val="left"/>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单位/部门</w:t>
            </w:r>
          </w:p>
        </w:tc>
        <w:tc>
          <w:tcPr>
            <w:tcW w:w="568" w:type="pct"/>
            <w:shd w:val="clear" w:color="auto" w:fill="auto"/>
            <w:noWrap w:val="0"/>
            <w:vAlign w:val="center"/>
          </w:tcPr>
          <w:p w14:paraId="79FE08CA">
            <w:pPr>
              <w:keepNext w:val="0"/>
              <w:keepLines w:val="0"/>
              <w:pageBreakBefore w:val="0"/>
              <w:kinsoku/>
              <w:wordWrap/>
              <w:overflowPunct/>
              <w:topLinePunct w:val="0"/>
              <w:autoSpaceDE/>
              <w:autoSpaceDN/>
              <w:bidi w:val="0"/>
              <w:adjustRightInd/>
              <w:snapToGrid w:val="0"/>
              <w:jc w:val="left"/>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姓名</w:t>
            </w:r>
          </w:p>
        </w:tc>
        <w:tc>
          <w:tcPr>
            <w:tcW w:w="1259" w:type="pct"/>
            <w:shd w:val="clear" w:color="auto" w:fill="auto"/>
            <w:noWrap w:val="0"/>
            <w:vAlign w:val="center"/>
          </w:tcPr>
          <w:p w14:paraId="4FB63653">
            <w:pPr>
              <w:keepNext w:val="0"/>
              <w:keepLines w:val="0"/>
              <w:pageBreakBefore w:val="0"/>
              <w:kinsoku/>
              <w:wordWrap/>
              <w:overflowPunct/>
              <w:topLinePunct w:val="0"/>
              <w:autoSpaceDE/>
              <w:autoSpaceDN/>
              <w:bidi w:val="0"/>
              <w:adjustRightInd/>
              <w:snapToGrid w:val="0"/>
              <w:jc w:val="left"/>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联系方式</w:t>
            </w:r>
          </w:p>
        </w:tc>
      </w:tr>
      <w:tr w14:paraId="64F3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81" w:hRule="atLeast"/>
        </w:trPr>
        <w:tc>
          <w:tcPr>
            <w:tcW w:w="488" w:type="pct"/>
            <w:shd w:val="clear" w:color="auto" w:fill="auto"/>
            <w:noWrap w:val="0"/>
            <w:vAlign w:val="center"/>
          </w:tcPr>
          <w:p w14:paraId="769690D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1</w:t>
            </w:r>
          </w:p>
        </w:tc>
        <w:tc>
          <w:tcPr>
            <w:tcW w:w="1010" w:type="pct"/>
            <w:shd w:val="clear" w:color="auto" w:fill="auto"/>
            <w:noWrap w:val="0"/>
            <w:vAlign w:val="center"/>
          </w:tcPr>
          <w:p w14:paraId="3EAD25A7">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69C76470">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联通粤港澳大湾区创新研究院高级副院长</w:t>
            </w:r>
          </w:p>
        </w:tc>
        <w:tc>
          <w:tcPr>
            <w:tcW w:w="568" w:type="pct"/>
            <w:shd w:val="clear" w:color="auto" w:fill="auto"/>
            <w:noWrap w:val="0"/>
            <w:vAlign w:val="center"/>
          </w:tcPr>
          <w:p w14:paraId="6182E3C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潘桂新</w:t>
            </w:r>
          </w:p>
        </w:tc>
        <w:tc>
          <w:tcPr>
            <w:tcW w:w="1259" w:type="pct"/>
            <w:shd w:val="clear" w:color="auto" w:fill="auto"/>
            <w:noWrap w:val="0"/>
            <w:vAlign w:val="center"/>
          </w:tcPr>
          <w:p w14:paraId="63048FB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18602031776</w:t>
            </w:r>
          </w:p>
        </w:tc>
      </w:tr>
      <w:tr w14:paraId="6728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0" w:type="dxa"/>
            <w:right w:w="15" w:type="dxa"/>
          </w:tblCellMar>
        </w:tblPrEx>
        <w:trPr>
          <w:cantSplit/>
          <w:trHeight w:val="381" w:hRule="atLeast"/>
        </w:trPr>
        <w:tc>
          <w:tcPr>
            <w:tcW w:w="488" w:type="pct"/>
            <w:shd w:val="clear" w:color="auto" w:fill="auto"/>
            <w:noWrap w:val="0"/>
            <w:vAlign w:val="center"/>
          </w:tcPr>
          <w:p w14:paraId="1CF424F9">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2</w:t>
            </w:r>
          </w:p>
        </w:tc>
        <w:tc>
          <w:tcPr>
            <w:tcW w:w="1010" w:type="pct"/>
            <w:shd w:val="clear" w:color="auto" w:fill="auto"/>
            <w:noWrap w:val="0"/>
            <w:vAlign w:val="center"/>
          </w:tcPr>
          <w:p w14:paraId="66C77714">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43AABE1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联通粤港澳大湾区创新研究院网络数字化运营部经理</w:t>
            </w:r>
          </w:p>
        </w:tc>
        <w:tc>
          <w:tcPr>
            <w:tcW w:w="568" w:type="pct"/>
            <w:shd w:val="clear" w:color="auto" w:fill="auto"/>
            <w:noWrap w:val="0"/>
            <w:vAlign w:val="center"/>
          </w:tcPr>
          <w:p w14:paraId="72D87591">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张园</w:t>
            </w:r>
          </w:p>
        </w:tc>
        <w:tc>
          <w:tcPr>
            <w:tcW w:w="1259" w:type="pct"/>
            <w:shd w:val="clear" w:color="auto" w:fill="auto"/>
            <w:noWrap w:val="0"/>
            <w:vAlign w:val="center"/>
          </w:tcPr>
          <w:p w14:paraId="6F8B745B">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18602030677</w:t>
            </w:r>
          </w:p>
        </w:tc>
      </w:tr>
      <w:tr w14:paraId="7123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81" w:hRule="atLeast"/>
        </w:trPr>
        <w:tc>
          <w:tcPr>
            <w:tcW w:w="488" w:type="pct"/>
            <w:shd w:val="clear" w:color="auto" w:fill="auto"/>
            <w:noWrap w:val="0"/>
            <w:vAlign w:val="center"/>
          </w:tcPr>
          <w:p w14:paraId="51CAE76D">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3</w:t>
            </w:r>
          </w:p>
        </w:tc>
        <w:tc>
          <w:tcPr>
            <w:tcW w:w="1010" w:type="pct"/>
            <w:shd w:val="clear" w:color="auto" w:fill="auto"/>
            <w:noWrap w:val="0"/>
            <w:vAlign w:val="center"/>
          </w:tcPr>
          <w:p w14:paraId="0B395B86">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7C241ED3">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联通粤港澳大湾区创新研究院端网大数据运营部经理</w:t>
            </w:r>
          </w:p>
        </w:tc>
        <w:tc>
          <w:tcPr>
            <w:tcW w:w="568" w:type="pct"/>
            <w:shd w:val="clear" w:color="auto" w:fill="auto"/>
            <w:noWrap w:val="0"/>
            <w:vAlign w:val="center"/>
          </w:tcPr>
          <w:p w14:paraId="1807505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黄淑怡</w:t>
            </w:r>
          </w:p>
        </w:tc>
        <w:tc>
          <w:tcPr>
            <w:tcW w:w="1259" w:type="pct"/>
            <w:shd w:val="clear" w:color="auto" w:fill="auto"/>
            <w:noWrap w:val="0"/>
            <w:vAlign w:val="center"/>
          </w:tcPr>
          <w:p w14:paraId="0E08A03E">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18602033918</w:t>
            </w:r>
          </w:p>
        </w:tc>
      </w:tr>
      <w:tr w14:paraId="41F8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02FA1C47">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4</w:t>
            </w:r>
          </w:p>
        </w:tc>
        <w:tc>
          <w:tcPr>
            <w:tcW w:w="1010" w:type="pct"/>
            <w:shd w:val="clear" w:color="auto" w:fill="auto"/>
            <w:noWrap w:val="0"/>
            <w:vAlign w:val="center"/>
          </w:tcPr>
          <w:p w14:paraId="55939BEF">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53A7C8BF">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联通粤港澳大湾区创新研究院网络创新产品及运营部高级经理</w:t>
            </w:r>
          </w:p>
        </w:tc>
        <w:tc>
          <w:tcPr>
            <w:tcW w:w="568" w:type="pct"/>
            <w:shd w:val="clear" w:color="auto" w:fill="auto"/>
            <w:noWrap w:val="0"/>
            <w:vAlign w:val="center"/>
          </w:tcPr>
          <w:p w14:paraId="3518FBD2">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刘子建</w:t>
            </w:r>
          </w:p>
        </w:tc>
        <w:tc>
          <w:tcPr>
            <w:tcW w:w="1259" w:type="pct"/>
            <w:shd w:val="clear" w:color="auto" w:fill="auto"/>
            <w:noWrap w:val="0"/>
            <w:vAlign w:val="center"/>
          </w:tcPr>
          <w:p w14:paraId="50D1EFB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18602031750</w:t>
            </w:r>
          </w:p>
        </w:tc>
      </w:tr>
      <w:tr w14:paraId="0BA2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45E11D7E">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5</w:t>
            </w:r>
          </w:p>
        </w:tc>
        <w:tc>
          <w:tcPr>
            <w:tcW w:w="1010" w:type="pct"/>
            <w:shd w:val="clear" w:color="auto" w:fill="auto"/>
            <w:noWrap w:val="0"/>
            <w:vAlign w:val="center"/>
          </w:tcPr>
          <w:p w14:paraId="12FFBD32">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10F7851F">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联通粤港澳大湾区创新研究院网络创新产品及运营部经理</w:t>
            </w:r>
          </w:p>
        </w:tc>
        <w:tc>
          <w:tcPr>
            <w:tcW w:w="568" w:type="pct"/>
            <w:shd w:val="clear" w:color="auto" w:fill="auto"/>
            <w:noWrap w:val="0"/>
            <w:vAlign w:val="center"/>
          </w:tcPr>
          <w:p w14:paraId="189DD5E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罗建华</w:t>
            </w:r>
          </w:p>
        </w:tc>
        <w:tc>
          <w:tcPr>
            <w:tcW w:w="1259" w:type="pct"/>
            <w:shd w:val="clear" w:color="auto" w:fill="auto"/>
            <w:noWrap w:val="0"/>
            <w:vAlign w:val="center"/>
          </w:tcPr>
          <w:p w14:paraId="6B04481C">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18602032219</w:t>
            </w:r>
          </w:p>
        </w:tc>
      </w:tr>
      <w:tr w14:paraId="6E00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14921AC3">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6</w:t>
            </w:r>
          </w:p>
        </w:tc>
        <w:tc>
          <w:tcPr>
            <w:tcW w:w="1010" w:type="pct"/>
            <w:shd w:val="clear" w:color="auto" w:fill="auto"/>
            <w:noWrap w:val="0"/>
            <w:vAlign w:val="center"/>
          </w:tcPr>
          <w:p w14:paraId="55DAD79F">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7DCDA39D">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联通粤港澳大湾区创新研究院端网大数据运营部</w:t>
            </w:r>
          </w:p>
        </w:tc>
        <w:tc>
          <w:tcPr>
            <w:tcW w:w="568" w:type="pct"/>
            <w:shd w:val="clear" w:color="auto" w:fill="auto"/>
            <w:noWrap w:val="0"/>
            <w:vAlign w:val="center"/>
          </w:tcPr>
          <w:p w14:paraId="73509B1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刘宏玉</w:t>
            </w:r>
          </w:p>
        </w:tc>
        <w:tc>
          <w:tcPr>
            <w:tcW w:w="1259" w:type="pct"/>
            <w:shd w:val="clear" w:color="auto" w:fill="auto"/>
            <w:noWrap w:val="0"/>
            <w:vAlign w:val="center"/>
          </w:tcPr>
          <w:p w14:paraId="3433B7C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18602034910</w:t>
            </w:r>
          </w:p>
        </w:tc>
      </w:tr>
      <w:tr w14:paraId="4D957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717D3589">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i w:val="0"/>
                <w:iCs w:val="0"/>
                <w:color w:val="000000"/>
                <w:kern w:val="0"/>
                <w:sz w:val="24"/>
                <w:szCs w:val="24"/>
                <w:u w:val="none"/>
                <w:lang w:val="en-US" w:eastAsia="zh-CN" w:bidi="ar"/>
              </w:rPr>
              <w:t>7</w:t>
            </w:r>
          </w:p>
        </w:tc>
        <w:tc>
          <w:tcPr>
            <w:tcW w:w="1010" w:type="pct"/>
            <w:shd w:val="clear" w:color="auto" w:fill="auto"/>
            <w:noWrap w:val="0"/>
            <w:vAlign w:val="center"/>
          </w:tcPr>
          <w:p w14:paraId="57BCBF88">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636F77C8">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联通粤港澳大湾区创新研究院网络数字化运营部</w:t>
            </w:r>
          </w:p>
        </w:tc>
        <w:tc>
          <w:tcPr>
            <w:tcW w:w="568" w:type="pct"/>
            <w:shd w:val="clear" w:color="auto" w:fill="auto"/>
            <w:noWrap w:val="0"/>
            <w:vAlign w:val="center"/>
          </w:tcPr>
          <w:p w14:paraId="007CB963">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张思勇</w:t>
            </w:r>
          </w:p>
        </w:tc>
        <w:tc>
          <w:tcPr>
            <w:tcW w:w="1259" w:type="pct"/>
            <w:shd w:val="clear" w:color="auto" w:fill="auto"/>
            <w:noWrap w:val="0"/>
            <w:vAlign w:val="center"/>
          </w:tcPr>
          <w:p w14:paraId="7315E314">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sz w:val="24"/>
                <w:szCs w:val="24"/>
                <w:lang w:val="en-US"/>
              </w:rPr>
            </w:pPr>
            <w:r>
              <w:rPr>
                <w:rFonts w:hint="eastAsia" w:ascii="仿宋_GB2312" w:hAnsi="仿宋_GB2312" w:eastAsia="仿宋_GB2312" w:cs="仿宋_GB2312"/>
                <w:b w:val="0"/>
                <w:bCs w:val="0"/>
                <w:i w:val="0"/>
                <w:iCs w:val="0"/>
                <w:color w:val="000000"/>
                <w:kern w:val="0"/>
                <w:sz w:val="24"/>
                <w:szCs w:val="24"/>
                <w:u w:val="none"/>
                <w:lang w:val="en-US" w:eastAsia="zh-CN" w:bidi="ar"/>
              </w:rPr>
              <w:t>18602031528</w:t>
            </w:r>
          </w:p>
        </w:tc>
      </w:tr>
      <w:tr w14:paraId="4C94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08D8833D">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8</w:t>
            </w:r>
          </w:p>
        </w:tc>
        <w:tc>
          <w:tcPr>
            <w:tcW w:w="1010" w:type="pct"/>
            <w:shd w:val="clear" w:color="auto" w:fill="auto"/>
            <w:noWrap w:val="0"/>
            <w:vAlign w:val="center"/>
          </w:tcPr>
          <w:p w14:paraId="78CC2081">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0120CB6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联通粤港澳大湾区创新研究院网络数字化运营部</w:t>
            </w:r>
          </w:p>
        </w:tc>
        <w:tc>
          <w:tcPr>
            <w:tcW w:w="568" w:type="pct"/>
            <w:shd w:val="clear" w:color="auto" w:fill="auto"/>
            <w:noWrap w:val="0"/>
            <w:vAlign w:val="center"/>
          </w:tcPr>
          <w:p w14:paraId="24AB6715">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陈可翔</w:t>
            </w:r>
          </w:p>
        </w:tc>
        <w:tc>
          <w:tcPr>
            <w:tcW w:w="1259" w:type="pct"/>
            <w:shd w:val="clear" w:color="auto" w:fill="auto"/>
            <w:noWrap w:val="0"/>
            <w:vAlign w:val="center"/>
          </w:tcPr>
          <w:p w14:paraId="39A5DD77">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18620011406</w:t>
            </w:r>
          </w:p>
        </w:tc>
      </w:tr>
      <w:tr w14:paraId="3B66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4BF5354F">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9</w:t>
            </w:r>
          </w:p>
        </w:tc>
        <w:tc>
          <w:tcPr>
            <w:tcW w:w="1010" w:type="pct"/>
            <w:shd w:val="clear" w:color="auto" w:fill="auto"/>
            <w:noWrap w:val="0"/>
            <w:vAlign w:val="center"/>
          </w:tcPr>
          <w:p w14:paraId="577602AC">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3CD8AEBC">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联通粤港澳大湾区创新研究院端网大数据运营部</w:t>
            </w:r>
          </w:p>
        </w:tc>
        <w:tc>
          <w:tcPr>
            <w:tcW w:w="568" w:type="pct"/>
            <w:shd w:val="clear" w:color="auto" w:fill="auto"/>
            <w:noWrap w:val="0"/>
            <w:vAlign w:val="center"/>
          </w:tcPr>
          <w:p w14:paraId="5A58A5D8">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麦智毅</w:t>
            </w:r>
          </w:p>
        </w:tc>
        <w:tc>
          <w:tcPr>
            <w:tcW w:w="1259" w:type="pct"/>
            <w:shd w:val="clear" w:color="auto" w:fill="auto"/>
            <w:noWrap w:val="0"/>
            <w:vAlign w:val="center"/>
          </w:tcPr>
          <w:p w14:paraId="6F286066">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z w:val="24"/>
                <w:szCs w:val="24"/>
              </w:rPr>
            </w:pPr>
            <w:r>
              <w:rPr>
                <w:rFonts w:hint="eastAsia" w:ascii="仿宋_GB2312" w:hAnsi="仿宋_GB2312" w:eastAsia="仿宋_GB2312" w:cs="仿宋_GB2312"/>
                <w:b w:val="0"/>
                <w:bCs w:val="0"/>
                <w:i w:val="0"/>
                <w:iCs w:val="0"/>
                <w:color w:val="000000"/>
                <w:kern w:val="0"/>
                <w:sz w:val="24"/>
                <w:szCs w:val="24"/>
                <w:u w:val="none"/>
                <w:lang w:val="en-US" w:eastAsia="zh-CN" w:bidi="ar"/>
              </w:rPr>
              <w:t>18620011160</w:t>
            </w:r>
          </w:p>
        </w:tc>
      </w:tr>
      <w:tr w14:paraId="1EE0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039C841F">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10</w:t>
            </w:r>
          </w:p>
        </w:tc>
        <w:tc>
          <w:tcPr>
            <w:tcW w:w="1010" w:type="pct"/>
            <w:shd w:val="clear" w:color="auto" w:fill="auto"/>
            <w:noWrap w:val="0"/>
            <w:vAlign w:val="center"/>
          </w:tcPr>
          <w:p w14:paraId="3FCBB3F8">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napToGrid w:val="0"/>
                <w:color w:val="000000"/>
                <w:kern w:val="0"/>
                <w:sz w:val="24"/>
                <w:szCs w:val="24"/>
                <w:lang w:val="en-US" w:eastAsia="zh-CN" w:bidi="ar-SA"/>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1C6638D9">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napToGrid w:val="0"/>
                <w:color w:val="000000"/>
                <w:kern w:val="0"/>
                <w:sz w:val="24"/>
                <w:szCs w:val="24"/>
                <w:lang w:val="en-US" w:eastAsia="zh-CN" w:bidi="ar-SA"/>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联通粤港澳大湾区创新研究院网络创新产品及运营部</w:t>
            </w:r>
          </w:p>
        </w:tc>
        <w:tc>
          <w:tcPr>
            <w:tcW w:w="568" w:type="pct"/>
            <w:shd w:val="clear" w:color="auto" w:fill="auto"/>
            <w:noWrap w:val="0"/>
            <w:vAlign w:val="center"/>
          </w:tcPr>
          <w:p w14:paraId="1DB4E96C">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snapToGrid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陈丰</w:t>
            </w:r>
          </w:p>
        </w:tc>
        <w:tc>
          <w:tcPr>
            <w:tcW w:w="1259" w:type="pct"/>
            <w:shd w:val="clear" w:color="auto" w:fill="auto"/>
            <w:noWrap w:val="0"/>
            <w:vAlign w:val="center"/>
          </w:tcPr>
          <w:p w14:paraId="47CD966B">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napToGrid w:val="0"/>
                <w:color w:val="000000"/>
                <w:kern w:val="0"/>
                <w:sz w:val="24"/>
                <w:szCs w:val="24"/>
                <w:lang w:val="en-US" w:eastAsia="zh-CN" w:bidi="ar-SA"/>
              </w:rPr>
            </w:pPr>
            <w:r>
              <w:rPr>
                <w:rFonts w:hint="eastAsia" w:ascii="仿宋_GB2312" w:hAnsi="仿宋_GB2312" w:eastAsia="仿宋_GB2312" w:cs="仿宋_GB2312"/>
                <w:b w:val="0"/>
                <w:bCs w:val="0"/>
                <w:i w:val="0"/>
                <w:iCs w:val="0"/>
                <w:color w:val="000000"/>
                <w:kern w:val="0"/>
                <w:sz w:val="24"/>
                <w:szCs w:val="24"/>
                <w:u w:val="none"/>
                <w:lang w:val="en-US" w:eastAsia="zh-CN" w:bidi="ar"/>
              </w:rPr>
              <w:t>18666625123</w:t>
            </w:r>
          </w:p>
        </w:tc>
      </w:tr>
      <w:tr w14:paraId="6728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0" w:type="dxa"/>
            <w:right w:w="15" w:type="dxa"/>
          </w:tblCellMar>
        </w:tblPrEx>
        <w:trPr>
          <w:cantSplit/>
          <w:trHeight w:val="359" w:hRule="atLeast"/>
        </w:trPr>
        <w:tc>
          <w:tcPr>
            <w:tcW w:w="488" w:type="pct"/>
            <w:shd w:val="clear" w:color="auto" w:fill="auto"/>
            <w:noWrap w:val="0"/>
            <w:vAlign w:val="center"/>
          </w:tcPr>
          <w:p w14:paraId="3074D1C3">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11</w:t>
            </w:r>
          </w:p>
        </w:tc>
        <w:tc>
          <w:tcPr>
            <w:tcW w:w="1010" w:type="pct"/>
            <w:shd w:val="clear" w:color="auto" w:fill="auto"/>
            <w:noWrap w:val="0"/>
            <w:vAlign w:val="center"/>
          </w:tcPr>
          <w:p w14:paraId="09EE4DBB">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napToGrid w:val="0"/>
                <w:color w:val="000000"/>
                <w:kern w:val="0"/>
                <w:sz w:val="24"/>
                <w:szCs w:val="24"/>
                <w:lang w:val="en-US" w:eastAsia="zh-CN" w:bidi="ar-SA"/>
              </w:rPr>
            </w:pPr>
            <w:r>
              <w:rPr>
                <w:rFonts w:hint="eastAsia" w:ascii="仿宋_GB2312" w:hAnsi="仿宋_GB2312" w:eastAsia="仿宋_GB2312" w:cs="仿宋_GB2312"/>
                <w:b w:val="0"/>
                <w:bCs w:val="0"/>
                <w:sz w:val="24"/>
                <w:szCs w:val="24"/>
                <w:lang w:val="en-US" w:eastAsia="zh-CN"/>
              </w:rPr>
              <w:t>中国联通广东省分公司</w:t>
            </w:r>
          </w:p>
        </w:tc>
        <w:tc>
          <w:tcPr>
            <w:tcW w:w="1673" w:type="pct"/>
            <w:shd w:val="clear" w:color="auto" w:fill="auto"/>
            <w:noWrap w:val="0"/>
            <w:vAlign w:val="center"/>
          </w:tcPr>
          <w:p w14:paraId="44A61A2C">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snapToGrid w:val="0"/>
                <w:color w:val="000000"/>
                <w:kern w:val="0"/>
                <w:sz w:val="24"/>
                <w:szCs w:val="24"/>
                <w:lang w:val="en-US" w:eastAsia="zh-CN" w:bidi="ar-SA"/>
              </w:rPr>
            </w:pPr>
            <w:r>
              <w:rPr>
                <w:rFonts w:hint="eastAsia" w:ascii="仿宋_GB2312" w:hAnsi="仿宋_GB2312" w:eastAsia="仿宋_GB2312" w:cs="仿宋_GB2312"/>
                <w:b w:val="0"/>
                <w:bCs w:val="0"/>
                <w:i w:val="0"/>
                <w:iCs w:val="0"/>
                <w:color w:val="000000"/>
                <w:kern w:val="0"/>
                <w:sz w:val="24"/>
                <w:szCs w:val="24"/>
                <w:u w:val="none"/>
                <w:lang w:val="en-US" w:eastAsia="zh-CN" w:bidi="ar"/>
              </w:rPr>
              <w:t>联通粤港澳大湾区创新研究院网络创新产品及运营部</w:t>
            </w:r>
          </w:p>
        </w:tc>
        <w:tc>
          <w:tcPr>
            <w:tcW w:w="568" w:type="pct"/>
            <w:shd w:val="clear" w:color="auto" w:fill="auto"/>
            <w:noWrap w:val="0"/>
            <w:vAlign w:val="center"/>
          </w:tcPr>
          <w:p w14:paraId="538E04FD">
            <w:pPr>
              <w:keepNext w:val="0"/>
              <w:keepLines w:val="0"/>
              <w:pageBreakBefore w:val="0"/>
              <w:widowControl/>
              <w:suppressLineNumbers w:val="0"/>
              <w:kinsoku/>
              <w:wordWrap/>
              <w:overflowPunct/>
              <w:topLinePunct w:val="0"/>
              <w:autoSpaceDE/>
              <w:autoSpaceDN/>
              <w:bidi w:val="0"/>
              <w:adjustRightInd/>
              <w:jc w:val="left"/>
              <w:textAlignment w:val="center"/>
              <w:rPr>
                <w:rFonts w:hint="default"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石雨轩</w:t>
            </w:r>
          </w:p>
        </w:tc>
        <w:tc>
          <w:tcPr>
            <w:tcW w:w="1259" w:type="pct"/>
            <w:shd w:val="clear" w:color="auto" w:fill="auto"/>
            <w:noWrap w:val="0"/>
            <w:vAlign w:val="center"/>
          </w:tcPr>
          <w:p w14:paraId="35E360AD">
            <w:pPr>
              <w:keepNext w:val="0"/>
              <w:keepLines w:val="0"/>
              <w:pageBreakBefore w:val="0"/>
              <w:widowControl/>
              <w:suppressLineNumbers w:val="0"/>
              <w:kinsoku/>
              <w:wordWrap/>
              <w:overflowPunct/>
              <w:topLinePunct w:val="0"/>
              <w:autoSpaceDE/>
              <w:autoSpaceDN/>
              <w:bidi w:val="0"/>
              <w:adjustRightInd/>
              <w:jc w:val="left"/>
              <w:textAlignment w:val="center"/>
              <w:rPr>
                <w:rFonts w:hint="eastAsia" w:ascii="仿宋_GB2312" w:hAnsi="仿宋_GB2312" w:eastAsia="仿宋_GB2312" w:cs="仿宋_GB2312"/>
                <w:b w:val="0"/>
                <w:bCs w:val="0"/>
                <w:i w:val="0"/>
                <w:iCs w:val="0"/>
                <w:color w:val="000000"/>
                <w:kern w:val="0"/>
                <w:sz w:val="24"/>
                <w:szCs w:val="24"/>
                <w:u w:val="none"/>
                <w:lang w:val="en-US" w:eastAsia="zh-CN" w:bidi="ar"/>
              </w:rPr>
            </w:pPr>
            <w:r>
              <w:rPr>
                <w:rFonts w:hint="eastAsia" w:ascii="仿宋_GB2312" w:hAnsi="仿宋_GB2312" w:eastAsia="仿宋_GB2312" w:cs="仿宋_GB2312"/>
                <w:b w:val="0"/>
                <w:bCs w:val="0"/>
                <w:i w:val="0"/>
                <w:iCs w:val="0"/>
                <w:color w:val="000000"/>
                <w:kern w:val="0"/>
                <w:sz w:val="24"/>
                <w:szCs w:val="24"/>
                <w:u w:val="none"/>
                <w:lang w:val="en-US" w:eastAsia="zh-CN" w:bidi="ar"/>
              </w:rPr>
              <w:t>18680235683</w:t>
            </w:r>
          </w:p>
        </w:tc>
      </w:tr>
    </w:tbl>
    <w:p w14:paraId="36B62B72">
      <w:pPr>
        <w:keepNext w:val="0"/>
        <w:keepLines w:val="0"/>
        <w:pageBreakBefore w:val="0"/>
        <w:kinsoku/>
        <w:wordWrap/>
        <w:overflowPunct/>
        <w:topLinePunct w:val="0"/>
        <w:autoSpaceDE/>
        <w:autoSpaceDN/>
        <w:bidi w:val="0"/>
        <w:adjustRightInd/>
        <w:spacing w:line="360" w:lineRule="auto"/>
        <w:ind w:left="0" w:firstLine="0" w:firstLineChars="0"/>
        <w:jc w:val="left"/>
        <w:textAlignment w:val="auto"/>
        <w:rPr>
          <w:rFonts w:hint="eastAsia" w:ascii="仿宋_GB2312" w:hAnsi="仿宋_GB2312" w:eastAsia="仿宋_GB2312" w:cs="仿宋_GB2312"/>
          <w:sz w:val="32"/>
          <w:szCs w:val="32"/>
          <w:lang w:val="en-US" w:eastAsia="zh-CN"/>
        </w:rPr>
      </w:pPr>
    </w:p>
    <w:p w14:paraId="076C24E6">
      <w:pPr>
        <w:numPr>
          <w:ilvl w:val="0"/>
          <w:numId w:val="0"/>
        </w:numPr>
        <w:kinsoku w:val="0"/>
        <w:autoSpaceDE w:val="0"/>
        <w:autoSpaceDN w:val="0"/>
        <w:bidi w:val="0"/>
        <w:adjustRightInd w:val="0"/>
        <w:snapToGrid w:val="0"/>
        <w:spacing w:line="240" w:lineRule="auto"/>
        <w:jc w:val="left"/>
        <w:textAlignment w:val="baseline"/>
        <w:rPr>
          <w:rFonts w:hint="eastAsia" w:ascii="仿宋_GB2312" w:hAnsi="宋体" w:eastAsia="仿宋_GB2312" w:cs="仿宋_GB2312"/>
          <w:b w:val="0"/>
          <w:bCs w:val="0"/>
          <w:color w:val="000000"/>
          <w:sz w:val="31"/>
          <w:szCs w:val="31"/>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 w:date="2026-06-15T14:38:17Z" w:initials=" ">
    <w:p w14:paraId="62934978">
      <w:pPr>
        <w:pStyle w:val="8"/>
        <w:rPr>
          <w:rFonts w:hint="eastAsia" w:eastAsia="宋体"/>
          <w:lang w:eastAsia="zh-CN"/>
        </w:rPr>
      </w:pPr>
      <w:r>
        <w:rPr>
          <w:rFonts w:hint="eastAsia" w:eastAsia="宋体"/>
          <w:lang w:eastAsia="zh-CN"/>
        </w:rPr>
        <w:t>有个修订审核人员名单，请附上</w:t>
      </w:r>
    </w:p>
  </w:comment>
  <w:comment w:id="1" w:author=" " w:date="2026-06-15T14:23:47Z" w:initials=" ">
    <w:p w14:paraId="76481D37">
      <w:pPr>
        <w:pStyle w:val="8"/>
        <w:rPr>
          <w:rFonts w:hint="eastAsia" w:eastAsia="宋体"/>
          <w:lang w:eastAsia="zh-CN"/>
        </w:rPr>
      </w:pPr>
      <w:r>
        <w:rPr>
          <w:rFonts w:hint="eastAsia" w:eastAsia="宋体"/>
          <w:lang w:eastAsia="zh-CN"/>
        </w:rPr>
        <w:t>集团要求改为中国联通广东省分公司，看看可否批量修改</w:t>
      </w:r>
    </w:p>
  </w:comment>
  <w:comment w:id="2" w:author=" " w:date="2026-06-15T14:28:50Z" w:initials=" ">
    <w:p w14:paraId="20CAC235">
      <w:pPr>
        <w:pStyle w:val="8"/>
        <w:rPr>
          <w:rFonts w:hint="eastAsia" w:eastAsia="宋体"/>
          <w:lang w:eastAsia="zh-CN"/>
        </w:rPr>
      </w:pPr>
      <w:r>
        <w:rPr>
          <w:rFonts w:hint="eastAsia" w:eastAsia="宋体"/>
          <w:lang w:eastAsia="zh-CN"/>
        </w:rPr>
        <w:t>建议更新部门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934978" w15:done="0"/>
  <w15:commentEx w15:paraId="76481D37" w15:done="0"/>
  <w15:commentEx w15:paraId="20CAC23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6B3E7"/>
    <w:multiLevelType w:val="multilevel"/>
    <w:tmpl w:val="8BE6B3E7"/>
    <w:lvl w:ilvl="0" w:tentative="0">
      <w:start w:val="1"/>
      <w:numFmt w:val="decimal"/>
      <w:lvlText w:val="%1."/>
      <w:lvlJc w:val="left"/>
      <w:pPr>
        <w:tabs>
          <w:tab w:val="left" w:pos="987"/>
        </w:tabs>
        <w:ind w:left="929" w:hanging="509"/>
      </w:pPr>
      <w:rPr>
        <w:rFonts w:hint="default" w:ascii="Times New Roman" w:hAnsi="Times New Roman" w:cs="Times New Roman"/>
        <w:sz w:val="32"/>
        <w:szCs w:val="32"/>
      </w:rPr>
    </w:lvl>
    <w:lvl w:ilvl="1" w:tentative="0">
      <w:start w:val="1"/>
      <w:numFmt w:val="lowerLetter"/>
      <w:lvlText w:val="%2)"/>
      <w:lvlJc w:val="left"/>
      <w:pPr>
        <w:tabs>
          <w:tab w:val="left" w:pos="976"/>
        </w:tabs>
        <w:ind w:left="976" w:hanging="420"/>
      </w:pPr>
    </w:lvl>
    <w:lvl w:ilvl="2" w:tentative="0">
      <w:start w:val="1"/>
      <w:numFmt w:val="lowerRoman"/>
      <w:lvlText w:val="%3."/>
      <w:lvlJc w:val="right"/>
      <w:pPr>
        <w:tabs>
          <w:tab w:val="left" w:pos="1396"/>
        </w:tabs>
        <w:ind w:left="1396" w:hanging="420"/>
      </w:pPr>
    </w:lvl>
    <w:lvl w:ilvl="3" w:tentative="0">
      <w:start w:val="1"/>
      <w:numFmt w:val="decimal"/>
      <w:lvlText w:val="%4."/>
      <w:lvlJc w:val="left"/>
      <w:pPr>
        <w:tabs>
          <w:tab w:val="left" w:pos="1816"/>
        </w:tabs>
        <w:ind w:left="1816" w:hanging="420"/>
      </w:pPr>
    </w:lvl>
    <w:lvl w:ilvl="4" w:tentative="0">
      <w:start w:val="1"/>
      <w:numFmt w:val="lowerLetter"/>
      <w:lvlText w:val="%5)"/>
      <w:lvlJc w:val="left"/>
      <w:pPr>
        <w:tabs>
          <w:tab w:val="left" w:pos="2236"/>
        </w:tabs>
        <w:ind w:left="2236" w:hanging="420"/>
      </w:pPr>
    </w:lvl>
    <w:lvl w:ilvl="5" w:tentative="0">
      <w:start w:val="1"/>
      <w:numFmt w:val="lowerRoman"/>
      <w:lvlText w:val="%6."/>
      <w:lvlJc w:val="right"/>
      <w:pPr>
        <w:tabs>
          <w:tab w:val="left" w:pos="2656"/>
        </w:tabs>
        <w:ind w:left="2656" w:hanging="420"/>
      </w:pPr>
    </w:lvl>
    <w:lvl w:ilvl="6" w:tentative="0">
      <w:start w:val="1"/>
      <w:numFmt w:val="decimal"/>
      <w:lvlText w:val="%7."/>
      <w:lvlJc w:val="left"/>
      <w:pPr>
        <w:tabs>
          <w:tab w:val="left" w:pos="3076"/>
        </w:tabs>
        <w:ind w:left="3076" w:hanging="420"/>
      </w:pPr>
    </w:lvl>
    <w:lvl w:ilvl="7" w:tentative="0">
      <w:start w:val="1"/>
      <w:numFmt w:val="lowerLetter"/>
      <w:lvlText w:val="%8)"/>
      <w:lvlJc w:val="left"/>
      <w:pPr>
        <w:tabs>
          <w:tab w:val="left" w:pos="3496"/>
        </w:tabs>
        <w:ind w:left="3496" w:hanging="420"/>
      </w:pPr>
    </w:lvl>
    <w:lvl w:ilvl="8" w:tentative="0">
      <w:start w:val="1"/>
      <w:numFmt w:val="lowerRoman"/>
      <w:lvlText w:val="%9."/>
      <w:lvlJc w:val="right"/>
      <w:pPr>
        <w:tabs>
          <w:tab w:val="left" w:pos="3916"/>
        </w:tabs>
        <w:ind w:left="3916" w:hanging="420"/>
      </w:pPr>
    </w:lvl>
  </w:abstractNum>
  <w:abstractNum w:abstractNumId="1">
    <w:nsid w:val="9A2196EF"/>
    <w:multiLevelType w:val="multilevel"/>
    <w:tmpl w:val="9A2196EF"/>
    <w:lvl w:ilvl="0" w:tentative="0">
      <w:start w:val="1"/>
      <w:numFmt w:val="decimal"/>
      <w:lvlText w:val="%1"/>
      <w:lvlJc w:val="left"/>
      <w:pPr>
        <w:ind w:left="425" w:hanging="425"/>
      </w:pPr>
      <w:rPr>
        <w:rFonts w:hint="default" w:ascii="宋体" w:hAnsi="宋体" w:eastAsia="宋体" w:cs="宋体"/>
      </w:rPr>
    </w:lvl>
    <w:lvl w:ilvl="1" w:tentative="0">
      <w:start w:val="1"/>
      <w:numFmt w:val="decimal"/>
      <w:pStyle w:val="3"/>
      <w:lvlText w:val="%1.%2"/>
      <w:lvlJc w:val="left"/>
      <w:pPr>
        <w:ind w:left="992" w:hanging="567"/>
      </w:pPr>
      <w:rPr>
        <w:rFonts w:hint="default" w:ascii="宋体" w:hAnsi="宋体" w:eastAsia="宋体" w:cs="宋体"/>
      </w:rPr>
    </w:lvl>
    <w:lvl w:ilvl="2" w:tentative="0">
      <w:start w:val="1"/>
      <w:numFmt w:val="decimal"/>
      <w:pStyle w:val="4"/>
      <w:lvlText w:val="%1.%2.%3 "/>
      <w:lvlJc w:val="left"/>
      <w:pPr>
        <w:ind w:left="1418" w:hanging="567"/>
      </w:pPr>
      <w:rPr>
        <w:rFonts w:hint="default" w:ascii="宋体" w:hAnsi="宋体" w:eastAsia="宋体" w:cs="宋体"/>
      </w:rPr>
    </w:lvl>
    <w:lvl w:ilvl="3" w:tentative="0">
      <w:start w:val="1"/>
      <w:numFmt w:val="decimal"/>
      <w:lvlText w:val="%1.%2.%3.%4"/>
      <w:lvlJc w:val="left"/>
      <w:pPr>
        <w:ind w:left="1984" w:hanging="708"/>
      </w:pPr>
      <w:rPr>
        <w:rFonts w:hint="default" w:ascii="宋体" w:hAnsi="宋体" w:eastAsia="宋体" w:cs="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9B8E1F11"/>
    <w:multiLevelType w:val="singleLevel"/>
    <w:tmpl w:val="9B8E1F11"/>
    <w:lvl w:ilvl="0" w:tentative="0">
      <w:start w:val="1"/>
      <w:numFmt w:val="decimal"/>
      <w:suff w:val="space"/>
      <w:lvlText w:val="(%1)"/>
      <w:lvlJc w:val="left"/>
    </w:lvl>
  </w:abstractNum>
  <w:abstractNum w:abstractNumId="3">
    <w:nsid w:val="BD8DD5E4"/>
    <w:multiLevelType w:val="singleLevel"/>
    <w:tmpl w:val="BD8DD5E4"/>
    <w:lvl w:ilvl="0" w:tentative="0">
      <w:start w:val="1"/>
      <w:numFmt w:val="decimal"/>
      <w:suff w:val="nothing"/>
      <w:lvlText w:val="%1）"/>
      <w:lvlJc w:val="left"/>
    </w:lvl>
  </w:abstractNum>
  <w:abstractNum w:abstractNumId="4">
    <w:nsid w:val="C1457CCB"/>
    <w:multiLevelType w:val="multilevel"/>
    <w:tmpl w:val="C1457CCB"/>
    <w:lvl w:ilvl="0" w:tentative="0">
      <w:start w:val="1"/>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992" w:hanging="567"/>
      </w:pPr>
      <w:rPr>
        <w:rFonts w:hint="default" w:ascii="宋体" w:hAnsi="宋体" w:eastAsia="宋体" w:cs="宋体"/>
      </w:rPr>
    </w:lvl>
    <w:lvl w:ilvl="2" w:tentative="0">
      <w:start w:val="1"/>
      <w:numFmt w:val="decimal"/>
      <w:lvlText w:val="%1.%2.%3 "/>
      <w:lvlJc w:val="left"/>
      <w:pPr>
        <w:ind w:left="1418" w:hanging="567"/>
      </w:pPr>
      <w:rPr>
        <w:rFonts w:hint="default" w:ascii="宋体" w:hAnsi="宋体" w:eastAsia="宋体" w:cs="宋体"/>
      </w:rPr>
    </w:lvl>
    <w:lvl w:ilvl="3" w:tentative="0">
      <w:start w:val="1"/>
      <w:numFmt w:val="decimal"/>
      <w:pStyle w:val="5"/>
      <w:lvlText w:val="%1.%2.%3.%4"/>
      <w:lvlJc w:val="left"/>
      <w:pPr>
        <w:ind w:left="1984" w:hanging="708"/>
      </w:pPr>
      <w:rPr>
        <w:rFonts w:hint="default" w:ascii="宋体" w:hAnsi="宋体" w:eastAsia="宋体" w:cs="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C853B1D7"/>
    <w:multiLevelType w:val="singleLevel"/>
    <w:tmpl w:val="C853B1D7"/>
    <w:lvl w:ilvl="0" w:tentative="0">
      <w:start w:val="1"/>
      <w:numFmt w:val="chineseCounting"/>
      <w:suff w:val="nothing"/>
      <w:lvlText w:val="（%1）"/>
      <w:lvlJc w:val="left"/>
      <w:rPr>
        <w:rFonts w:hint="eastAsia"/>
      </w:rPr>
    </w:lvl>
  </w:abstractNum>
  <w:abstractNum w:abstractNumId="6">
    <w:nsid w:val="CC83AA0D"/>
    <w:multiLevelType w:val="singleLevel"/>
    <w:tmpl w:val="CC83AA0D"/>
    <w:lvl w:ilvl="0" w:tentative="0">
      <w:start w:val="1"/>
      <w:numFmt w:val="chineseCounting"/>
      <w:suff w:val="nothing"/>
      <w:lvlText w:val="（%1）"/>
      <w:lvlJc w:val="left"/>
      <w:rPr>
        <w:rFonts w:hint="eastAsia"/>
      </w:rPr>
    </w:lvl>
  </w:abstractNum>
  <w:abstractNum w:abstractNumId="7">
    <w:nsid w:val="D0349640"/>
    <w:multiLevelType w:val="singleLevel"/>
    <w:tmpl w:val="D0349640"/>
    <w:lvl w:ilvl="0" w:tentative="0">
      <w:start w:val="1"/>
      <w:numFmt w:val="chineseCounting"/>
      <w:suff w:val="space"/>
      <w:lvlText w:val="第%1章"/>
      <w:lvlJc w:val="left"/>
      <w:rPr>
        <w:rFonts w:hint="eastAsia"/>
      </w:rPr>
    </w:lvl>
  </w:abstractNum>
  <w:abstractNum w:abstractNumId="8">
    <w:nsid w:val="DD67B39C"/>
    <w:multiLevelType w:val="singleLevel"/>
    <w:tmpl w:val="DD67B39C"/>
    <w:lvl w:ilvl="0" w:tentative="0">
      <w:start w:val="1"/>
      <w:numFmt w:val="decimal"/>
      <w:suff w:val="space"/>
      <w:lvlText w:val="%1."/>
      <w:lvlJc w:val="left"/>
    </w:lvl>
  </w:abstractNum>
  <w:abstractNum w:abstractNumId="9">
    <w:nsid w:val="E8FAFBCD"/>
    <w:multiLevelType w:val="singleLevel"/>
    <w:tmpl w:val="E8FAFBCD"/>
    <w:lvl w:ilvl="0" w:tentative="0">
      <w:start w:val="3"/>
      <w:numFmt w:val="chineseCounting"/>
      <w:suff w:val="space"/>
      <w:lvlText w:val="第%1篇"/>
      <w:lvlJc w:val="left"/>
      <w:rPr>
        <w:rFonts w:hint="eastAsia"/>
      </w:rPr>
    </w:lvl>
  </w:abstractNum>
  <w:abstractNum w:abstractNumId="10">
    <w:nsid w:val="0FC37552"/>
    <w:multiLevelType w:val="singleLevel"/>
    <w:tmpl w:val="0FC37552"/>
    <w:lvl w:ilvl="0" w:tentative="0">
      <w:start w:val="1"/>
      <w:numFmt w:val="decimal"/>
      <w:suff w:val="space"/>
      <w:lvlText w:val="%1."/>
      <w:lvlJc w:val="left"/>
    </w:lvl>
  </w:abstractNum>
  <w:abstractNum w:abstractNumId="11">
    <w:nsid w:val="48BE2D2D"/>
    <w:multiLevelType w:val="singleLevel"/>
    <w:tmpl w:val="48BE2D2D"/>
    <w:lvl w:ilvl="0" w:tentative="0">
      <w:start w:val="1"/>
      <w:numFmt w:val="chineseCounting"/>
      <w:suff w:val="nothing"/>
      <w:lvlText w:val="（%1）"/>
      <w:lvlJc w:val="left"/>
      <w:rPr>
        <w:rFonts w:hint="eastAsia"/>
      </w:rPr>
    </w:lvl>
  </w:abstractNum>
  <w:abstractNum w:abstractNumId="12">
    <w:nsid w:val="5957CF03"/>
    <w:multiLevelType w:val="singleLevel"/>
    <w:tmpl w:val="5957CF03"/>
    <w:lvl w:ilvl="0" w:tentative="0">
      <w:start w:val="1"/>
      <w:numFmt w:val="decimal"/>
      <w:suff w:val="nothing"/>
      <w:lvlText w:val="（%1）"/>
      <w:lvlJc w:val="left"/>
    </w:lvl>
  </w:abstractNum>
  <w:num w:numId="1">
    <w:abstractNumId w:val="1"/>
  </w:num>
  <w:num w:numId="2">
    <w:abstractNumId w:val="4"/>
  </w:num>
  <w:num w:numId="3">
    <w:abstractNumId w:val="10"/>
  </w:num>
  <w:num w:numId="4">
    <w:abstractNumId w:val="2"/>
  </w:num>
  <w:num w:numId="5">
    <w:abstractNumId w:val="12"/>
  </w:num>
  <w:num w:numId="6">
    <w:abstractNumId w:val="3"/>
  </w:num>
  <w:num w:numId="7">
    <w:abstractNumId w:val="0"/>
  </w:num>
  <w:num w:numId="8">
    <w:abstractNumId w:val="9"/>
  </w:num>
  <w:num w:numId="9">
    <w:abstractNumId w:val="7"/>
  </w:num>
  <w:num w:numId="10">
    <w:abstractNumId w:val="6"/>
  </w:num>
  <w:num w:numId="11">
    <w:abstractNumId w:val="5"/>
  </w:num>
  <w:num w:numId="12">
    <w:abstractNumId w:val="8"/>
  </w:num>
  <w:num w:numId="13">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
    <w15:presenceInfo w15:providerId="None" w15:userId="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042A8"/>
    <w:rsid w:val="03384DFD"/>
    <w:rsid w:val="07E9397A"/>
    <w:rsid w:val="08816320"/>
    <w:rsid w:val="08A16760"/>
    <w:rsid w:val="09622640"/>
    <w:rsid w:val="0F800141"/>
    <w:rsid w:val="116976E5"/>
    <w:rsid w:val="14694189"/>
    <w:rsid w:val="149C415F"/>
    <w:rsid w:val="150F5C0F"/>
    <w:rsid w:val="15247D97"/>
    <w:rsid w:val="18677A75"/>
    <w:rsid w:val="1B0E2620"/>
    <w:rsid w:val="20A77613"/>
    <w:rsid w:val="20B90CD6"/>
    <w:rsid w:val="21C328F3"/>
    <w:rsid w:val="21FC4DC7"/>
    <w:rsid w:val="22921FEA"/>
    <w:rsid w:val="23126E2B"/>
    <w:rsid w:val="23B452A1"/>
    <w:rsid w:val="2D4370A0"/>
    <w:rsid w:val="2FD72F30"/>
    <w:rsid w:val="323B0E4F"/>
    <w:rsid w:val="32CE4D5C"/>
    <w:rsid w:val="32F7428C"/>
    <w:rsid w:val="36D432CB"/>
    <w:rsid w:val="395E288A"/>
    <w:rsid w:val="3E2C6DE7"/>
    <w:rsid w:val="3EA37A1B"/>
    <w:rsid w:val="3F4C2698"/>
    <w:rsid w:val="40DE3BFB"/>
    <w:rsid w:val="42145E76"/>
    <w:rsid w:val="43E42855"/>
    <w:rsid w:val="441B2008"/>
    <w:rsid w:val="44524EB9"/>
    <w:rsid w:val="508B04B7"/>
    <w:rsid w:val="50C73D33"/>
    <w:rsid w:val="55C6781D"/>
    <w:rsid w:val="57DC50F9"/>
    <w:rsid w:val="57E922AB"/>
    <w:rsid w:val="595350FB"/>
    <w:rsid w:val="59C042A8"/>
    <w:rsid w:val="5CF2288F"/>
    <w:rsid w:val="61D36618"/>
    <w:rsid w:val="629307F2"/>
    <w:rsid w:val="63283C02"/>
    <w:rsid w:val="63474F43"/>
    <w:rsid w:val="63BA4E6E"/>
    <w:rsid w:val="63EC7A34"/>
    <w:rsid w:val="662A6EFC"/>
    <w:rsid w:val="68AE7EB5"/>
    <w:rsid w:val="68F1377E"/>
    <w:rsid w:val="6C3C063E"/>
    <w:rsid w:val="6F911DD7"/>
    <w:rsid w:val="6FAF4C4A"/>
    <w:rsid w:val="719709B5"/>
    <w:rsid w:val="71AA5D09"/>
    <w:rsid w:val="74F841F7"/>
    <w:rsid w:val="763978CD"/>
    <w:rsid w:val="76783A04"/>
    <w:rsid w:val="79652C7B"/>
    <w:rsid w:val="7F046AD6"/>
    <w:rsid w:val="BF5DD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3">
    <w:name w:val="heading 2"/>
    <w:basedOn w:val="1"/>
    <w:next w:val="1"/>
    <w:semiHidden/>
    <w:unhideWhenUsed/>
    <w:qFormat/>
    <w:uiPriority w:val="0"/>
    <w:pPr>
      <w:keepNext/>
      <w:keepLines/>
      <w:numPr>
        <w:ilvl w:val="1"/>
        <w:numId w:val="1"/>
      </w:numPr>
      <w:spacing w:before="260" w:after="260" w:line="416" w:lineRule="auto"/>
      <w:outlineLvl w:val="1"/>
    </w:pPr>
    <w:rPr>
      <w:rFonts w:asciiTheme="majorAscii" w:hAnsiTheme="majorAscii" w:eastAsiaTheme="majorEastAsia" w:cstheme="majorBidi"/>
      <w:b/>
      <w:bCs/>
      <w:sz w:val="32"/>
      <w:szCs w:val="32"/>
    </w:rPr>
  </w:style>
  <w:style w:type="paragraph" w:styleId="4">
    <w:name w:val="heading 3"/>
    <w:basedOn w:val="1"/>
    <w:next w:val="1"/>
    <w:semiHidden/>
    <w:unhideWhenUsed/>
    <w:qFormat/>
    <w:uiPriority w:val="0"/>
    <w:pPr>
      <w:keepNext/>
      <w:keepLines/>
      <w:numPr>
        <w:ilvl w:val="2"/>
        <w:numId w:val="1"/>
      </w:numPr>
      <w:spacing w:before="260" w:after="260" w:line="416" w:lineRule="auto"/>
      <w:ind w:left="1418" w:hanging="567"/>
      <w:outlineLvl w:val="2"/>
    </w:pPr>
    <w:rPr>
      <w:rFonts w:asciiTheme="minorAscii" w:hAnsiTheme="minorAscii"/>
      <w:b/>
      <w:bCs/>
      <w:sz w:val="32"/>
      <w:szCs w:val="32"/>
    </w:rPr>
  </w:style>
  <w:style w:type="paragraph" w:styleId="5">
    <w:name w:val="heading 4"/>
    <w:basedOn w:val="1"/>
    <w:next w:val="1"/>
    <w:semiHidden/>
    <w:unhideWhenUsed/>
    <w:qFormat/>
    <w:uiPriority w:val="0"/>
    <w:pPr>
      <w:keepNext/>
      <w:keepLines/>
      <w:numPr>
        <w:ilvl w:val="3"/>
        <w:numId w:val="2"/>
      </w:numPr>
      <w:spacing w:before="280" w:beforeLines="0" w:beforeAutospacing="0" w:after="290" w:afterLines="0" w:afterAutospacing="0" w:line="372" w:lineRule="auto"/>
      <w:ind w:left="1984" w:hanging="708"/>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Lines="0" w:beforeAutospacing="0" w:afterLines="0" w:afterAutospacing="0" w:line="360" w:lineRule="auto"/>
      <w:ind w:firstLine="643" w:firstLineChars="200"/>
      <w:outlineLvl w:val="5"/>
    </w:pPr>
    <w:rPr>
      <w:rFonts w:ascii="Arial" w:hAnsi="Arial" w:eastAsia="仿宋_GB2312"/>
      <w:b/>
      <w:sz w:val="32"/>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2">
    <w:name w:val="index 8"/>
    <w:basedOn w:val="1"/>
    <w:next w:val="1"/>
    <w:qFormat/>
    <w:uiPriority w:val="0"/>
    <w:pPr>
      <w:ind w:left="1400" w:leftChars="1400"/>
    </w:pPr>
  </w:style>
  <w:style w:type="paragraph" w:styleId="8">
    <w:name w:val="annotation text"/>
    <w:basedOn w:val="1"/>
    <w:qFormat/>
    <w:uiPriority w:val="0"/>
    <w:pPr>
      <w:jc w:val="left"/>
    </w:pPr>
  </w:style>
  <w:style w:type="paragraph" w:styleId="9">
    <w:name w:val="Body Text"/>
    <w:basedOn w:val="1"/>
    <w:qFormat/>
    <w:uiPriority w:val="0"/>
    <w:pPr>
      <w:spacing w:before="240" w:after="240" w:line="360" w:lineRule="auto"/>
      <w:ind w:firstLine="420" w:firstLineChars="200"/>
    </w:pPr>
    <w:rPr>
      <w:rFonts w:ascii="仿宋" w:hAnsi="仿宋" w:eastAsia="仿宋_GB2312" w:cs="仿宋"/>
      <w:sz w:val="32"/>
      <w:szCs w:val="31"/>
    </w:rPr>
  </w:style>
  <w:style w:type="paragraph" w:styleId="10">
    <w:name w:val="Body Text Indent"/>
    <w:basedOn w:val="1"/>
    <w:qFormat/>
    <w:uiPriority w:val="0"/>
    <w:pPr>
      <w:ind w:hanging="2"/>
      <w:jc w:val="center"/>
    </w:pPr>
    <w:rPr>
      <w:sz w:val="24"/>
    </w:r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Body Text First Indent 2"/>
    <w:basedOn w:val="10"/>
    <w:qFormat/>
    <w:uiPriority w:val="0"/>
    <w:pPr>
      <w:ind w:firstLine="420" w:firstLineChars="200"/>
    </w:pPr>
    <w:rPr>
      <w:rFonts w:ascii="Times New Roman" w:hAnsi="Times New Roman" w:eastAsia="仿宋_GB2312"/>
      <w:sz w:val="32"/>
      <w:szCs w:val="32"/>
    </w:rPr>
  </w:style>
  <w:style w:type="character" w:styleId="20">
    <w:name w:val="Strong"/>
    <w:basedOn w:val="19"/>
    <w:qFormat/>
    <w:uiPriority w:val="0"/>
    <w:rPr>
      <w:b/>
    </w:r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font61"/>
    <w:basedOn w:val="19"/>
    <w:autoRedefine/>
    <w:qFormat/>
    <w:uiPriority w:val="0"/>
    <w:rPr>
      <w:rFonts w:hint="eastAsia" w:ascii="宋体" w:hAnsi="宋体" w:eastAsia="宋体" w:cs="宋体"/>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广东省分公司</Company>
  <Pages>148</Pages>
  <Words>0</Words>
  <Characters>0</Characters>
  <Lines>0</Lines>
  <Paragraphs>0</Paragraphs>
  <TotalTime>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2026-06-04T16:41:00Z</dcterms:created>
  <dc:creator> </dc:creator>
  <cp:lastModifiedBy> </cp:lastModifiedBy>
  <dcterms:modified xsi:type="dcterms:W3CDTF">2026-06-17T07:33:55Z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E2C5A691DDE64917B744341CEF6923C6_13</vt:lpwstr>
  </property>
</Properties>
</file>